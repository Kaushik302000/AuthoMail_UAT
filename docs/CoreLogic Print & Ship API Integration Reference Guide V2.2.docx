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6E742" w14:textId="77777777" w:rsidR="006152A9" w:rsidRPr="00C06B81" w:rsidRDefault="006152A9">
      <w:pPr>
        <w:rPr>
          <w:rFonts w:ascii="Times New Roman" w:hAnsi="Times New Roman" w:cs="Times New Roman"/>
          <w:sz w:val="40"/>
          <w:szCs w:val="40"/>
        </w:rPr>
      </w:pPr>
    </w:p>
    <w:p w14:paraId="73DD93C1" w14:textId="6450868E" w:rsidR="00C41015" w:rsidRPr="00C06B81" w:rsidRDefault="00D25721">
      <w:pPr>
        <w:rPr>
          <w:rFonts w:ascii="Times New Roman" w:hAnsi="Times New Roman" w:cs="Times New Roman"/>
          <w:sz w:val="40"/>
          <w:szCs w:val="40"/>
        </w:rPr>
      </w:pPr>
      <w:r w:rsidRPr="00C06B81">
        <w:rPr>
          <w:rFonts w:ascii="Times New Roman" w:hAnsi="Times New Roman" w:cs="Times New Roman"/>
          <w:sz w:val="40"/>
          <w:szCs w:val="40"/>
        </w:rPr>
        <w:t xml:space="preserve">CoreLogic </w:t>
      </w:r>
      <w:r w:rsidRPr="00C06B81">
        <w:rPr>
          <w:rFonts w:ascii="Times New Roman" w:hAnsi="Times New Roman" w:cs="Times New Roman"/>
          <w:color w:val="C9C9C9" w:themeColor="accent3" w:themeTint="99"/>
          <w:sz w:val="40"/>
          <w:szCs w:val="40"/>
        </w:rPr>
        <w:t>__________________________________</w:t>
      </w:r>
    </w:p>
    <w:p w14:paraId="167A4382" w14:textId="77777777" w:rsidR="00D25721" w:rsidRPr="00C06B81" w:rsidRDefault="00D25721">
      <w:pPr>
        <w:rPr>
          <w:rFonts w:ascii="Times New Roman" w:hAnsi="Times New Roman" w:cs="Times New Roman"/>
        </w:rPr>
      </w:pPr>
    </w:p>
    <w:p w14:paraId="69B894F6" w14:textId="77777777" w:rsidR="002D5587" w:rsidRPr="00C06B81" w:rsidRDefault="00D25721">
      <w:pPr>
        <w:rPr>
          <w:rFonts w:ascii="Times New Roman" w:hAnsi="Times New Roman" w:cs="Times New Roman"/>
          <w:b/>
          <w:bCs/>
          <w:sz w:val="56"/>
          <w:szCs w:val="56"/>
        </w:rPr>
      </w:pPr>
      <w:r w:rsidRPr="00C06B81">
        <w:rPr>
          <w:rFonts w:ascii="Times New Roman" w:hAnsi="Times New Roman" w:cs="Times New Roman"/>
          <w:b/>
          <w:bCs/>
          <w:sz w:val="56"/>
          <w:szCs w:val="56"/>
        </w:rPr>
        <w:t xml:space="preserve">CoreLogic – </w:t>
      </w:r>
      <w:r w:rsidR="002D5587" w:rsidRPr="00C06B81">
        <w:rPr>
          <w:rFonts w:ascii="Times New Roman" w:hAnsi="Times New Roman" w:cs="Times New Roman"/>
          <w:b/>
          <w:bCs/>
          <w:sz w:val="56"/>
          <w:szCs w:val="56"/>
        </w:rPr>
        <w:t xml:space="preserve">Print &amp; Ship </w:t>
      </w:r>
    </w:p>
    <w:p w14:paraId="6B7C9762" w14:textId="693786D1" w:rsidR="00D25721" w:rsidRPr="00C06B81" w:rsidRDefault="00D25721">
      <w:pPr>
        <w:rPr>
          <w:rFonts w:ascii="Times New Roman" w:hAnsi="Times New Roman" w:cs="Times New Roman"/>
          <w:b/>
          <w:bCs/>
          <w:sz w:val="56"/>
          <w:szCs w:val="56"/>
        </w:rPr>
      </w:pPr>
      <w:r w:rsidRPr="00C06B81">
        <w:rPr>
          <w:rFonts w:ascii="Times New Roman" w:hAnsi="Times New Roman" w:cs="Times New Roman"/>
          <w:b/>
          <w:bCs/>
          <w:sz w:val="56"/>
          <w:szCs w:val="56"/>
        </w:rPr>
        <w:t xml:space="preserve">Integration Guide </w:t>
      </w:r>
    </w:p>
    <w:p w14:paraId="25C87D8B" w14:textId="22481164" w:rsidR="00D25721" w:rsidRPr="00C06B81" w:rsidRDefault="00D25721">
      <w:pPr>
        <w:rPr>
          <w:rFonts w:ascii="Times New Roman" w:hAnsi="Times New Roman" w:cs="Times New Roman"/>
          <w:sz w:val="40"/>
          <w:szCs w:val="40"/>
        </w:rPr>
      </w:pPr>
      <w:r w:rsidRPr="00C06B81">
        <w:rPr>
          <w:rFonts w:ascii="Times New Roman" w:hAnsi="Times New Roman" w:cs="Times New Roman"/>
          <w:sz w:val="40"/>
          <w:szCs w:val="40"/>
        </w:rPr>
        <w:t>Release 2</w:t>
      </w:r>
      <w:r w:rsidR="0055350B" w:rsidRPr="00C06B81">
        <w:rPr>
          <w:rFonts w:ascii="Times New Roman" w:hAnsi="Times New Roman" w:cs="Times New Roman"/>
          <w:sz w:val="40"/>
          <w:szCs w:val="40"/>
        </w:rPr>
        <w:t>.</w:t>
      </w:r>
      <w:r w:rsidR="006618E6">
        <w:rPr>
          <w:rFonts w:ascii="Times New Roman" w:hAnsi="Times New Roman" w:cs="Times New Roman"/>
          <w:sz w:val="40"/>
          <w:szCs w:val="40"/>
        </w:rPr>
        <w:t>2</w:t>
      </w:r>
    </w:p>
    <w:p w14:paraId="65CC27B5" w14:textId="77777777" w:rsidR="00D25721" w:rsidRPr="00C06B81" w:rsidRDefault="00D25721">
      <w:pPr>
        <w:rPr>
          <w:rFonts w:ascii="Times New Roman" w:hAnsi="Times New Roman" w:cs="Times New Roman"/>
        </w:rPr>
      </w:pPr>
    </w:p>
    <w:p w14:paraId="641C4183" w14:textId="77777777" w:rsidR="00D25721" w:rsidRPr="00C06B81" w:rsidRDefault="00D25721">
      <w:pPr>
        <w:rPr>
          <w:rFonts w:ascii="Times New Roman" w:hAnsi="Times New Roman" w:cs="Times New Roman"/>
        </w:rPr>
      </w:pPr>
    </w:p>
    <w:p w14:paraId="2B0A3AF9" w14:textId="77777777" w:rsidR="00D25721" w:rsidRPr="00C06B81" w:rsidRDefault="00D25721">
      <w:pPr>
        <w:rPr>
          <w:rFonts w:ascii="Times New Roman" w:hAnsi="Times New Roman" w:cs="Times New Roman"/>
        </w:rPr>
      </w:pPr>
    </w:p>
    <w:p w14:paraId="42852A04" w14:textId="77777777" w:rsidR="00D25721" w:rsidRPr="00C06B81" w:rsidRDefault="00D25721">
      <w:pPr>
        <w:rPr>
          <w:rFonts w:ascii="Times New Roman" w:hAnsi="Times New Roman" w:cs="Times New Roman"/>
        </w:rPr>
      </w:pPr>
    </w:p>
    <w:p w14:paraId="09A9A0D7" w14:textId="77777777" w:rsidR="00D25721" w:rsidRPr="00C06B81" w:rsidRDefault="00D25721">
      <w:pPr>
        <w:rPr>
          <w:rFonts w:ascii="Times New Roman" w:hAnsi="Times New Roman" w:cs="Times New Roman"/>
        </w:rPr>
      </w:pPr>
    </w:p>
    <w:p w14:paraId="4B8C1339" w14:textId="77777777" w:rsidR="00D25721" w:rsidRPr="00C06B81" w:rsidRDefault="00D25721">
      <w:pPr>
        <w:rPr>
          <w:rFonts w:ascii="Times New Roman" w:hAnsi="Times New Roman" w:cs="Times New Roman"/>
        </w:rPr>
      </w:pPr>
    </w:p>
    <w:p w14:paraId="57CA579C" w14:textId="77777777" w:rsidR="00D25721" w:rsidRPr="00C06B81" w:rsidRDefault="00D25721">
      <w:pPr>
        <w:rPr>
          <w:rFonts w:ascii="Times New Roman" w:hAnsi="Times New Roman" w:cs="Times New Roman"/>
        </w:rPr>
      </w:pPr>
    </w:p>
    <w:p w14:paraId="088FD6B7" w14:textId="77777777" w:rsidR="00D25721" w:rsidRPr="00C06B81" w:rsidRDefault="00D25721">
      <w:pPr>
        <w:rPr>
          <w:rFonts w:ascii="Times New Roman" w:hAnsi="Times New Roman" w:cs="Times New Roman"/>
        </w:rPr>
      </w:pPr>
    </w:p>
    <w:p w14:paraId="112CD232" w14:textId="77777777" w:rsidR="00D25721" w:rsidRPr="00C06B81" w:rsidRDefault="00D25721">
      <w:pPr>
        <w:rPr>
          <w:rFonts w:ascii="Times New Roman" w:hAnsi="Times New Roman" w:cs="Times New Roman"/>
        </w:rPr>
      </w:pPr>
    </w:p>
    <w:p w14:paraId="7F8885FA" w14:textId="77777777" w:rsidR="00D25721" w:rsidRPr="00C06B81" w:rsidRDefault="00D25721">
      <w:pPr>
        <w:rPr>
          <w:rFonts w:ascii="Times New Roman" w:hAnsi="Times New Roman" w:cs="Times New Roman"/>
        </w:rPr>
      </w:pPr>
    </w:p>
    <w:p w14:paraId="3388C267" w14:textId="77777777" w:rsidR="00D25721" w:rsidRPr="00C06B81" w:rsidRDefault="00D25721">
      <w:pPr>
        <w:rPr>
          <w:rFonts w:ascii="Times New Roman" w:hAnsi="Times New Roman" w:cs="Times New Roman"/>
        </w:rPr>
      </w:pPr>
    </w:p>
    <w:p w14:paraId="2096C98E" w14:textId="77777777" w:rsidR="00D25721" w:rsidRPr="00C06B81" w:rsidRDefault="00D25721">
      <w:pPr>
        <w:rPr>
          <w:rFonts w:ascii="Times New Roman" w:hAnsi="Times New Roman" w:cs="Times New Roman"/>
        </w:rPr>
      </w:pPr>
    </w:p>
    <w:p w14:paraId="53BF01C9" w14:textId="77777777" w:rsidR="00D25721" w:rsidRPr="00C06B81" w:rsidRDefault="00D25721">
      <w:pPr>
        <w:rPr>
          <w:rFonts w:ascii="Times New Roman" w:hAnsi="Times New Roman" w:cs="Times New Roman"/>
        </w:rPr>
      </w:pPr>
    </w:p>
    <w:p w14:paraId="61B45482" w14:textId="77777777" w:rsidR="00D25721" w:rsidRPr="00C06B81" w:rsidRDefault="00D25721">
      <w:pPr>
        <w:rPr>
          <w:rFonts w:ascii="Times New Roman" w:hAnsi="Times New Roman" w:cs="Times New Roman"/>
        </w:rPr>
      </w:pPr>
    </w:p>
    <w:p w14:paraId="5E1AECEC" w14:textId="77777777" w:rsidR="00D25721" w:rsidRPr="00C06B81" w:rsidRDefault="00D25721">
      <w:pPr>
        <w:rPr>
          <w:rFonts w:ascii="Times New Roman" w:hAnsi="Times New Roman" w:cs="Times New Roman"/>
        </w:rPr>
      </w:pPr>
    </w:p>
    <w:p w14:paraId="49FFF093" w14:textId="77777777" w:rsidR="00D25721" w:rsidRPr="00C06B81" w:rsidRDefault="00D25721">
      <w:pPr>
        <w:rPr>
          <w:rFonts w:ascii="Times New Roman" w:hAnsi="Times New Roman" w:cs="Times New Roman"/>
        </w:rPr>
      </w:pPr>
    </w:p>
    <w:p w14:paraId="000B87D3" w14:textId="77777777" w:rsidR="00D25721" w:rsidRPr="00C06B81" w:rsidRDefault="00D25721">
      <w:pPr>
        <w:rPr>
          <w:rFonts w:ascii="Times New Roman" w:hAnsi="Times New Roman" w:cs="Times New Roman"/>
        </w:rPr>
      </w:pPr>
    </w:p>
    <w:p w14:paraId="55665DBA" w14:textId="77777777" w:rsidR="00D25721" w:rsidRPr="00C06B81" w:rsidRDefault="00D25721">
      <w:pPr>
        <w:rPr>
          <w:rFonts w:ascii="Times New Roman" w:hAnsi="Times New Roman" w:cs="Times New Roman"/>
        </w:rPr>
      </w:pPr>
    </w:p>
    <w:p w14:paraId="53268BA0" w14:textId="77777777" w:rsidR="00D25721" w:rsidRPr="00C06B81" w:rsidRDefault="00D25721">
      <w:pPr>
        <w:rPr>
          <w:rFonts w:ascii="Times New Roman" w:hAnsi="Times New Roman" w:cs="Times New Roman"/>
        </w:rPr>
      </w:pPr>
    </w:p>
    <w:p w14:paraId="08C7658D" w14:textId="77777777" w:rsidR="00D25721" w:rsidRPr="00C06B81" w:rsidRDefault="00D25721">
      <w:pPr>
        <w:rPr>
          <w:rFonts w:ascii="Times New Roman" w:hAnsi="Times New Roman" w:cs="Times New Roman"/>
        </w:rPr>
      </w:pPr>
    </w:p>
    <w:p w14:paraId="648F7F54" w14:textId="77777777" w:rsidR="00D25721" w:rsidRPr="00C06B81" w:rsidRDefault="00D25721">
      <w:pPr>
        <w:rPr>
          <w:rFonts w:ascii="Times New Roman" w:hAnsi="Times New Roman" w:cs="Times New Roman"/>
        </w:rPr>
      </w:pPr>
    </w:p>
    <w:p w14:paraId="7014A0B0" w14:textId="77777777" w:rsidR="00D25721" w:rsidRPr="00C06B81" w:rsidRDefault="00D25721">
      <w:pPr>
        <w:rPr>
          <w:rFonts w:ascii="Times New Roman" w:hAnsi="Times New Roman" w:cs="Times New Roman"/>
        </w:rPr>
      </w:pPr>
    </w:p>
    <w:p w14:paraId="626584B5" w14:textId="7C2469E3" w:rsidR="00D25721" w:rsidRPr="00C06B81" w:rsidRDefault="00D25721">
      <w:pPr>
        <w:rPr>
          <w:rFonts w:ascii="Times New Roman" w:hAnsi="Times New Roman" w:cs="Times New Roman"/>
        </w:rPr>
      </w:pPr>
    </w:p>
    <w:p w14:paraId="1BFF2B51" w14:textId="272D9406" w:rsidR="00BB13CB" w:rsidRPr="00C06B81" w:rsidRDefault="00BB13CB">
      <w:pPr>
        <w:rPr>
          <w:rFonts w:ascii="Times New Roman" w:hAnsi="Times New Roman" w:cs="Times New Roman"/>
        </w:rPr>
      </w:pPr>
    </w:p>
    <w:p w14:paraId="1A947C9A" w14:textId="77777777" w:rsidR="00BB13CB" w:rsidRPr="00C06B81" w:rsidRDefault="00BB13CB">
      <w:pPr>
        <w:rPr>
          <w:rFonts w:ascii="Times New Roman" w:hAnsi="Times New Roman" w:cs="Times New Roman"/>
        </w:rPr>
      </w:pPr>
    </w:p>
    <w:p w14:paraId="6BA10EDC" w14:textId="77777777" w:rsidR="00D25721" w:rsidRPr="00C06B81" w:rsidRDefault="00D25721">
      <w:pPr>
        <w:rPr>
          <w:rFonts w:ascii="Times New Roman" w:hAnsi="Times New Roman" w:cs="Times New Roman"/>
        </w:rPr>
      </w:pPr>
    </w:p>
    <w:p w14:paraId="1CC3F879" w14:textId="77777777" w:rsidR="00D25721" w:rsidRPr="00C06B81" w:rsidRDefault="00D25721" w:rsidP="009814E1">
      <w:pPr>
        <w:jc w:val="center"/>
        <w:rPr>
          <w:rFonts w:ascii="Times New Roman" w:hAnsi="Times New Roman" w:cs="Times New Roman"/>
        </w:rPr>
      </w:pPr>
      <w:r w:rsidRPr="00C06B81">
        <w:rPr>
          <w:rFonts w:ascii="Times New Roman" w:hAnsi="Times New Roman" w:cs="Times New Roman"/>
        </w:rPr>
        <w:t>Disclaimer</w:t>
      </w:r>
    </w:p>
    <w:p w14:paraId="251FF8D3" w14:textId="338DBB0E" w:rsidR="009814E1" w:rsidRPr="00C06B81" w:rsidRDefault="00D25721">
      <w:pPr>
        <w:rPr>
          <w:rFonts w:ascii="Times New Roman" w:hAnsi="Times New Roman" w:cs="Times New Roman"/>
        </w:rPr>
      </w:pPr>
      <w:r w:rsidRPr="00C06B81">
        <w:rPr>
          <w:rFonts w:ascii="Times New Roman" w:hAnsi="Times New Roman" w:cs="Times New Roman"/>
        </w:rPr>
        <w:t xml:space="preserve">The purpose of this document is to provide technical specifications </w:t>
      </w:r>
      <w:r w:rsidR="00633834">
        <w:rPr>
          <w:rFonts w:ascii="Times New Roman" w:hAnsi="Times New Roman" w:cs="Times New Roman"/>
        </w:rPr>
        <w:t>to</w:t>
      </w:r>
      <w:r w:rsidRPr="00C06B81">
        <w:rPr>
          <w:rFonts w:ascii="Times New Roman" w:hAnsi="Times New Roman" w:cs="Times New Roman"/>
        </w:rPr>
        <w:t xml:space="preserve"> integrat</w:t>
      </w:r>
      <w:r w:rsidR="00633834">
        <w:rPr>
          <w:rFonts w:ascii="Times New Roman" w:hAnsi="Times New Roman" w:cs="Times New Roman"/>
        </w:rPr>
        <w:t>e with</w:t>
      </w:r>
      <w:r w:rsidRPr="00C06B81">
        <w:rPr>
          <w:rFonts w:ascii="Times New Roman" w:hAnsi="Times New Roman" w:cs="Times New Roman"/>
        </w:rPr>
        <w:t xml:space="preserve"> </w:t>
      </w:r>
      <w:r w:rsidR="001B0FF7" w:rsidRPr="00C06B81">
        <w:rPr>
          <w:rFonts w:ascii="Times New Roman" w:hAnsi="Times New Roman" w:cs="Times New Roman"/>
        </w:rPr>
        <w:t xml:space="preserve">CoreLogic Print &amp; Ship platform </w:t>
      </w:r>
      <w:r w:rsidR="009814E1" w:rsidRPr="00C06B81">
        <w:rPr>
          <w:rFonts w:ascii="Times New Roman" w:hAnsi="Times New Roman" w:cs="Times New Roman"/>
        </w:rPr>
        <w:t xml:space="preserve">for document fulfillment. The information contained in this document is subject to change. </w:t>
      </w:r>
    </w:p>
    <w:p w14:paraId="56997956" w14:textId="77777777" w:rsidR="009814E1" w:rsidRPr="00C06B81" w:rsidRDefault="009814E1">
      <w:pPr>
        <w:rPr>
          <w:rFonts w:ascii="Times New Roman" w:hAnsi="Times New Roman" w:cs="Times New Roman"/>
        </w:rPr>
      </w:pPr>
    </w:p>
    <w:p w14:paraId="58D0CB68" w14:textId="77777777" w:rsidR="009814E1" w:rsidRPr="00C06B81" w:rsidRDefault="009814E1">
      <w:pPr>
        <w:rPr>
          <w:rFonts w:ascii="Times New Roman" w:hAnsi="Times New Roman" w:cs="Times New Roman"/>
        </w:rPr>
      </w:pPr>
    </w:p>
    <w:p w14:paraId="5D183596" w14:textId="77777777" w:rsidR="009814E1" w:rsidRPr="00C06B81" w:rsidRDefault="009814E1">
      <w:pPr>
        <w:rPr>
          <w:rFonts w:ascii="Times New Roman" w:hAnsi="Times New Roman" w:cs="Times New Roman"/>
        </w:rPr>
      </w:pPr>
    </w:p>
    <w:p w14:paraId="04CCAF69" w14:textId="77777777" w:rsidR="009814E1" w:rsidRPr="00C06B81" w:rsidRDefault="009814E1">
      <w:pPr>
        <w:rPr>
          <w:rFonts w:ascii="Times New Roman" w:hAnsi="Times New Roman" w:cs="Times New Roman"/>
        </w:rPr>
      </w:pPr>
    </w:p>
    <w:p w14:paraId="3B72028C" w14:textId="77777777" w:rsidR="009814E1" w:rsidRPr="00C06B81" w:rsidRDefault="009814E1">
      <w:pPr>
        <w:rPr>
          <w:rFonts w:ascii="Times New Roman" w:hAnsi="Times New Roman" w:cs="Times New Roman"/>
        </w:rPr>
      </w:pPr>
    </w:p>
    <w:p w14:paraId="1FD87F91" w14:textId="77777777" w:rsidR="009814E1" w:rsidRPr="00C06B81" w:rsidRDefault="009814E1">
      <w:pPr>
        <w:rPr>
          <w:rFonts w:ascii="Times New Roman" w:hAnsi="Times New Roman" w:cs="Times New Roman"/>
        </w:rPr>
      </w:pPr>
    </w:p>
    <w:p w14:paraId="4FA294D3" w14:textId="77777777" w:rsidR="009814E1" w:rsidRPr="00C06B81" w:rsidRDefault="009814E1">
      <w:pPr>
        <w:rPr>
          <w:rFonts w:ascii="Times New Roman" w:hAnsi="Times New Roman" w:cs="Times New Roman"/>
        </w:rPr>
      </w:pPr>
    </w:p>
    <w:p w14:paraId="2B343081" w14:textId="77777777" w:rsidR="009814E1" w:rsidRPr="00C06B81" w:rsidRDefault="009814E1">
      <w:pPr>
        <w:rPr>
          <w:rFonts w:ascii="Times New Roman" w:hAnsi="Times New Roman" w:cs="Times New Roman"/>
        </w:rPr>
      </w:pPr>
    </w:p>
    <w:p w14:paraId="0C359424" w14:textId="77777777" w:rsidR="009814E1" w:rsidRPr="00C06B81" w:rsidRDefault="009814E1">
      <w:pPr>
        <w:rPr>
          <w:rFonts w:ascii="Times New Roman" w:hAnsi="Times New Roman" w:cs="Times New Roman"/>
        </w:rPr>
      </w:pPr>
    </w:p>
    <w:p w14:paraId="7E80E34B" w14:textId="77777777" w:rsidR="009814E1" w:rsidRPr="00C06B81" w:rsidRDefault="009814E1">
      <w:pPr>
        <w:rPr>
          <w:rFonts w:ascii="Times New Roman" w:hAnsi="Times New Roman" w:cs="Times New Roman"/>
        </w:rPr>
      </w:pPr>
    </w:p>
    <w:p w14:paraId="319CB99F" w14:textId="77777777" w:rsidR="009814E1" w:rsidRPr="00C06B81" w:rsidRDefault="009814E1">
      <w:pPr>
        <w:rPr>
          <w:rFonts w:ascii="Times New Roman" w:hAnsi="Times New Roman" w:cs="Times New Roman"/>
        </w:rPr>
      </w:pPr>
    </w:p>
    <w:p w14:paraId="6489C886" w14:textId="77777777" w:rsidR="009814E1" w:rsidRPr="00C06B81" w:rsidRDefault="009814E1">
      <w:pPr>
        <w:rPr>
          <w:rFonts w:ascii="Times New Roman" w:hAnsi="Times New Roman" w:cs="Times New Roman"/>
        </w:rPr>
      </w:pPr>
    </w:p>
    <w:p w14:paraId="14DEACA0" w14:textId="77777777" w:rsidR="009814E1" w:rsidRPr="00C06B81" w:rsidRDefault="009814E1">
      <w:pPr>
        <w:rPr>
          <w:rFonts w:ascii="Times New Roman" w:hAnsi="Times New Roman" w:cs="Times New Roman"/>
        </w:rPr>
      </w:pPr>
    </w:p>
    <w:p w14:paraId="3D9137D6" w14:textId="77777777" w:rsidR="009814E1" w:rsidRPr="00C06B81" w:rsidRDefault="009814E1">
      <w:pPr>
        <w:rPr>
          <w:rFonts w:ascii="Times New Roman" w:hAnsi="Times New Roman" w:cs="Times New Roman"/>
        </w:rPr>
      </w:pPr>
    </w:p>
    <w:p w14:paraId="0717F20D" w14:textId="77777777" w:rsidR="009814E1" w:rsidRPr="00C06B81" w:rsidRDefault="009814E1">
      <w:pPr>
        <w:rPr>
          <w:rFonts w:ascii="Times New Roman" w:hAnsi="Times New Roman" w:cs="Times New Roman"/>
        </w:rPr>
      </w:pPr>
    </w:p>
    <w:p w14:paraId="3CAD8004" w14:textId="77777777" w:rsidR="009814E1" w:rsidRPr="00C06B81" w:rsidRDefault="009814E1" w:rsidP="009814E1">
      <w:pPr>
        <w:tabs>
          <w:tab w:val="left" w:pos="5385"/>
        </w:tabs>
        <w:rPr>
          <w:rFonts w:ascii="Times New Roman" w:hAnsi="Times New Roman" w:cs="Times New Roman"/>
        </w:rPr>
      </w:pPr>
      <w:r w:rsidRPr="00C06B81">
        <w:rPr>
          <w:rFonts w:ascii="Times New Roman" w:hAnsi="Times New Roman" w:cs="Times New Roman"/>
        </w:rPr>
        <w:tab/>
      </w:r>
    </w:p>
    <w:p w14:paraId="6714E222" w14:textId="77777777" w:rsidR="009814E1" w:rsidRPr="00C06B81" w:rsidRDefault="009814E1">
      <w:pPr>
        <w:rPr>
          <w:rFonts w:ascii="Times New Roman" w:hAnsi="Times New Roman" w:cs="Times New Roman"/>
        </w:rPr>
      </w:pPr>
    </w:p>
    <w:p w14:paraId="27341389" w14:textId="77777777" w:rsidR="009814E1" w:rsidRPr="00C06B81" w:rsidRDefault="009814E1">
      <w:pPr>
        <w:rPr>
          <w:rFonts w:ascii="Times New Roman" w:hAnsi="Times New Roman" w:cs="Times New Roman"/>
        </w:rPr>
      </w:pPr>
    </w:p>
    <w:sdt>
      <w:sdtPr>
        <w:rPr>
          <w:rFonts w:ascii="Times New Roman" w:eastAsiaTheme="minorHAnsi" w:hAnsi="Times New Roman" w:cs="Times New Roman"/>
          <w:color w:val="auto"/>
          <w:sz w:val="40"/>
          <w:szCs w:val="40"/>
          <w:lang w:bidi="gu-IN"/>
        </w:rPr>
        <w:id w:val="-1056323215"/>
        <w:docPartObj>
          <w:docPartGallery w:val="Table of Contents"/>
          <w:docPartUnique/>
        </w:docPartObj>
      </w:sdtPr>
      <w:sdtEndPr>
        <w:rPr>
          <w:sz w:val="22"/>
          <w:szCs w:val="22"/>
        </w:rPr>
      </w:sdtEndPr>
      <w:sdtContent>
        <w:p w14:paraId="41E11B39" w14:textId="334CF314" w:rsidR="00F93BD6" w:rsidRPr="00C06B81" w:rsidRDefault="00F93BD6" w:rsidP="000106E5">
          <w:pPr>
            <w:pStyle w:val="TOCHeading"/>
            <w:rPr>
              <w:rFonts w:ascii="Times New Roman" w:hAnsi="Times New Roman" w:cs="Times New Roman"/>
              <w:sz w:val="40"/>
              <w:szCs w:val="40"/>
            </w:rPr>
          </w:pPr>
          <w:r w:rsidRPr="00C06B81">
            <w:rPr>
              <w:rFonts w:ascii="Times New Roman" w:hAnsi="Times New Roman" w:cs="Times New Roman"/>
              <w:sz w:val="40"/>
              <w:szCs w:val="40"/>
            </w:rPr>
            <w:t>Table of Contents</w:t>
          </w:r>
          <w:r w:rsidRPr="00C06B81">
            <w:rPr>
              <w:rFonts w:ascii="Times New Roman" w:hAnsi="Times New Roman" w:cs="Times New Roman"/>
              <w:sz w:val="40"/>
              <w:szCs w:val="40"/>
            </w:rPr>
            <w:br/>
          </w:r>
        </w:p>
        <w:p w14:paraId="5BADBD17" w14:textId="73F3F459" w:rsidR="00B35513" w:rsidRDefault="00F93BD6">
          <w:pPr>
            <w:pStyle w:val="TOC1"/>
            <w:tabs>
              <w:tab w:val="right" w:leader="dot" w:pos="9350"/>
            </w:tabs>
            <w:rPr>
              <w:rFonts w:eastAsiaTheme="minorEastAsia"/>
              <w:noProof/>
            </w:rPr>
          </w:pPr>
          <w:r w:rsidRPr="0003541E">
            <w:rPr>
              <w:rFonts w:ascii="Times New Roman" w:hAnsi="Times New Roman" w:cs="Times New Roman"/>
              <w:sz w:val="24"/>
              <w:szCs w:val="24"/>
            </w:rPr>
            <w:fldChar w:fldCharType="begin"/>
          </w:r>
          <w:r w:rsidRPr="0003541E">
            <w:rPr>
              <w:rFonts w:ascii="Times New Roman" w:hAnsi="Times New Roman" w:cs="Times New Roman"/>
              <w:sz w:val="24"/>
              <w:szCs w:val="24"/>
            </w:rPr>
            <w:instrText xml:space="preserve"> TOC \o "1-3" \h \z \u </w:instrText>
          </w:r>
          <w:r w:rsidRPr="0003541E">
            <w:rPr>
              <w:rFonts w:ascii="Times New Roman" w:hAnsi="Times New Roman" w:cs="Times New Roman"/>
              <w:sz w:val="24"/>
              <w:szCs w:val="24"/>
            </w:rPr>
            <w:fldChar w:fldCharType="separate"/>
          </w:r>
          <w:hyperlink w:anchor="_Toc56634881" w:history="1">
            <w:r w:rsidR="00B35513" w:rsidRPr="00BB2F6F">
              <w:rPr>
                <w:rStyle w:val="Hyperlink"/>
                <w:rFonts w:ascii="Times New Roman" w:hAnsi="Times New Roman" w:cs="Times New Roman"/>
                <w:noProof/>
              </w:rPr>
              <w:t>Chapter 1</w:t>
            </w:r>
            <w:r w:rsidR="00B35513">
              <w:rPr>
                <w:noProof/>
                <w:webHidden/>
              </w:rPr>
              <w:tab/>
            </w:r>
            <w:r w:rsidR="00B35513">
              <w:rPr>
                <w:noProof/>
                <w:webHidden/>
              </w:rPr>
              <w:fldChar w:fldCharType="begin"/>
            </w:r>
            <w:r w:rsidR="00B35513">
              <w:rPr>
                <w:noProof/>
                <w:webHidden/>
              </w:rPr>
              <w:instrText xml:space="preserve"> PAGEREF _Toc56634881 \h </w:instrText>
            </w:r>
            <w:r w:rsidR="00B35513">
              <w:rPr>
                <w:noProof/>
                <w:webHidden/>
              </w:rPr>
            </w:r>
            <w:r w:rsidR="00B35513">
              <w:rPr>
                <w:noProof/>
                <w:webHidden/>
              </w:rPr>
              <w:fldChar w:fldCharType="separate"/>
            </w:r>
            <w:r w:rsidR="00D12059">
              <w:rPr>
                <w:noProof/>
                <w:webHidden/>
              </w:rPr>
              <w:t>5</w:t>
            </w:r>
            <w:r w:rsidR="00B35513">
              <w:rPr>
                <w:noProof/>
                <w:webHidden/>
              </w:rPr>
              <w:fldChar w:fldCharType="end"/>
            </w:r>
          </w:hyperlink>
        </w:p>
        <w:p w14:paraId="333BF725" w14:textId="0B790A4D" w:rsidR="00B35513" w:rsidRDefault="00000000">
          <w:pPr>
            <w:pStyle w:val="TOC2"/>
            <w:tabs>
              <w:tab w:val="right" w:leader="dot" w:pos="9350"/>
            </w:tabs>
            <w:rPr>
              <w:rFonts w:eastAsiaTheme="minorEastAsia"/>
              <w:noProof/>
            </w:rPr>
          </w:pPr>
          <w:hyperlink w:anchor="_Toc56634882" w:history="1">
            <w:r w:rsidR="00B35513" w:rsidRPr="00BB2F6F">
              <w:rPr>
                <w:rStyle w:val="Hyperlink"/>
                <w:rFonts w:ascii="Times New Roman" w:hAnsi="Times New Roman" w:cs="Times New Roman"/>
                <w:noProof/>
              </w:rPr>
              <w:t>Introduction to the Integration Guide</w:t>
            </w:r>
            <w:r w:rsidR="00B35513">
              <w:rPr>
                <w:noProof/>
                <w:webHidden/>
              </w:rPr>
              <w:tab/>
            </w:r>
            <w:r w:rsidR="00B35513">
              <w:rPr>
                <w:noProof/>
                <w:webHidden/>
              </w:rPr>
              <w:fldChar w:fldCharType="begin"/>
            </w:r>
            <w:r w:rsidR="00B35513">
              <w:rPr>
                <w:noProof/>
                <w:webHidden/>
              </w:rPr>
              <w:instrText xml:space="preserve"> PAGEREF _Toc56634882 \h </w:instrText>
            </w:r>
            <w:r w:rsidR="00B35513">
              <w:rPr>
                <w:noProof/>
                <w:webHidden/>
              </w:rPr>
            </w:r>
            <w:r w:rsidR="00B35513">
              <w:rPr>
                <w:noProof/>
                <w:webHidden/>
              </w:rPr>
              <w:fldChar w:fldCharType="separate"/>
            </w:r>
            <w:r w:rsidR="00D12059">
              <w:rPr>
                <w:noProof/>
                <w:webHidden/>
              </w:rPr>
              <w:t>5</w:t>
            </w:r>
            <w:r w:rsidR="00B35513">
              <w:rPr>
                <w:noProof/>
                <w:webHidden/>
              </w:rPr>
              <w:fldChar w:fldCharType="end"/>
            </w:r>
          </w:hyperlink>
        </w:p>
        <w:p w14:paraId="1E850D7A" w14:textId="5EE3E1C7" w:rsidR="00B35513" w:rsidRDefault="00000000">
          <w:pPr>
            <w:pStyle w:val="TOC3"/>
            <w:tabs>
              <w:tab w:val="right" w:leader="dot" w:pos="9350"/>
            </w:tabs>
            <w:rPr>
              <w:rFonts w:eastAsiaTheme="minorEastAsia"/>
              <w:noProof/>
            </w:rPr>
          </w:pPr>
          <w:hyperlink w:anchor="_Toc56634883" w:history="1">
            <w:r w:rsidR="00B35513" w:rsidRPr="00BB2F6F">
              <w:rPr>
                <w:rStyle w:val="Hyperlink"/>
                <w:rFonts w:ascii="Times New Roman" w:hAnsi="Times New Roman" w:cs="Times New Roman"/>
                <w:noProof/>
              </w:rPr>
              <w:t>Purpose</w:t>
            </w:r>
            <w:r w:rsidR="00B35513">
              <w:rPr>
                <w:noProof/>
                <w:webHidden/>
              </w:rPr>
              <w:tab/>
            </w:r>
            <w:r w:rsidR="00B35513">
              <w:rPr>
                <w:noProof/>
                <w:webHidden/>
              </w:rPr>
              <w:fldChar w:fldCharType="begin"/>
            </w:r>
            <w:r w:rsidR="00B35513">
              <w:rPr>
                <w:noProof/>
                <w:webHidden/>
              </w:rPr>
              <w:instrText xml:space="preserve"> PAGEREF _Toc56634883 \h </w:instrText>
            </w:r>
            <w:r w:rsidR="00B35513">
              <w:rPr>
                <w:noProof/>
                <w:webHidden/>
              </w:rPr>
            </w:r>
            <w:r w:rsidR="00B35513">
              <w:rPr>
                <w:noProof/>
                <w:webHidden/>
              </w:rPr>
              <w:fldChar w:fldCharType="separate"/>
            </w:r>
            <w:r w:rsidR="00D12059">
              <w:rPr>
                <w:noProof/>
                <w:webHidden/>
              </w:rPr>
              <w:t>5</w:t>
            </w:r>
            <w:r w:rsidR="00B35513">
              <w:rPr>
                <w:noProof/>
                <w:webHidden/>
              </w:rPr>
              <w:fldChar w:fldCharType="end"/>
            </w:r>
          </w:hyperlink>
        </w:p>
        <w:p w14:paraId="7162BC49" w14:textId="6E5675AC" w:rsidR="00B35513" w:rsidRDefault="00000000">
          <w:pPr>
            <w:pStyle w:val="TOC1"/>
            <w:tabs>
              <w:tab w:val="right" w:leader="dot" w:pos="9350"/>
            </w:tabs>
            <w:rPr>
              <w:rFonts w:eastAsiaTheme="minorEastAsia"/>
              <w:noProof/>
            </w:rPr>
          </w:pPr>
          <w:hyperlink w:anchor="_Toc56634884" w:history="1">
            <w:r w:rsidR="00B35513" w:rsidRPr="00BB2F6F">
              <w:rPr>
                <w:rStyle w:val="Hyperlink"/>
                <w:rFonts w:ascii="Times New Roman" w:hAnsi="Times New Roman" w:cs="Times New Roman"/>
                <w:noProof/>
              </w:rPr>
              <w:t>Conventions used in this guide</w:t>
            </w:r>
            <w:r w:rsidR="00B35513">
              <w:rPr>
                <w:noProof/>
                <w:webHidden/>
              </w:rPr>
              <w:tab/>
            </w:r>
            <w:r w:rsidR="00B35513">
              <w:rPr>
                <w:noProof/>
                <w:webHidden/>
              </w:rPr>
              <w:fldChar w:fldCharType="begin"/>
            </w:r>
            <w:r w:rsidR="00B35513">
              <w:rPr>
                <w:noProof/>
                <w:webHidden/>
              </w:rPr>
              <w:instrText xml:space="preserve"> PAGEREF _Toc56634884 \h </w:instrText>
            </w:r>
            <w:r w:rsidR="00B35513">
              <w:rPr>
                <w:noProof/>
                <w:webHidden/>
              </w:rPr>
            </w:r>
            <w:r w:rsidR="00B35513">
              <w:rPr>
                <w:noProof/>
                <w:webHidden/>
              </w:rPr>
              <w:fldChar w:fldCharType="separate"/>
            </w:r>
            <w:r w:rsidR="00D12059">
              <w:rPr>
                <w:noProof/>
                <w:webHidden/>
              </w:rPr>
              <w:t>5</w:t>
            </w:r>
            <w:r w:rsidR="00B35513">
              <w:rPr>
                <w:noProof/>
                <w:webHidden/>
              </w:rPr>
              <w:fldChar w:fldCharType="end"/>
            </w:r>
          </w:hyperlink>
        </w:p>
        <w:p w14:paraId="73DE3AD9" w14:textId="7A824114" w:rsidR="00B35513" w:rsidRDefault="00000000">
          <w:pPr>
            <w:pStyle w:val="TOC1"/>
            <w:tabs>
              <w:tab w:val="right" w:leader="dot" w:pos="9350"/>
            </w:tabs>
            <w:rPr>
              <w:rFonts w:eastAsiaTheme="minorEastAsia"/>
              <w:noProof/>
            </w:rPr>
          </w:pPr>
          <w:hyperlink w:anchor="_Toc56634885" w:history="1">
            <w:r w:rsidR="00B35513" w:rsidRPr="00BB2F6F">
              <w:rPr>
                <w:rStyle w:val="Hyperlink"/>
                <w:rFonts w:ascii="Times New Roman" w:hAnsi="Times New Roman" w:cs="Times New Roman"/>
                <w:noProof/>
              </w:rPr>
              <w:t>Production Support</w:t>
            </w:r>
            <w:r w:rsidR="00B35513">
              <w:rPr>
                <w:noProof/>
                <w:webHidden/>
              </w:rPr>
              <w:tab/>
            </w:r>
            <w:r w:rsidR="00B35513">
              <w:rPr>
                <w:noProof/>
                <w:webHidden/>
              </w:rPr>
              <w:fldChar w:fldCharType="begin"/>
            </w:r>
            <w:r w:rsidR="00B35513">
              <w:rPr>
                <w:noProof/>
                <w:webHidden/>
              </w:rPr>
              <w:instrText xml:space="preserve"> PAGEREF _Toc56634885 \h </w:instrText>
            </w:r>
            <w:r w:rsidR="00B35513">
              <w:rPr>
                <w:noProof/>
                <w:webHidden/>
              </w:rPr>
            </w:r>
            <w:r w:rsidR="00B35513">
              <w:rPr>
                <w:noProof/>
                <w:webHidden/>
              </w:rPr>
              <w:fldChar w:fldCharType="separate"/>
            </w:r>
            <w:r w:rsidR="00D12059">
              <w:rPr>
                <w:noProof/>
                <w:webHidden/>
              </w:rPr>
              <w:t>6</w:t>
            </w:r>
            <w:r w:rsidR="00B35513">
              <w:rPr>
                <w:noProof/>
                <w:webHidden/>
              </w:rPr>
              <w:fldChar w:fldCharType="end"/>
            </w:r>
          </w:hyperlink>
        </w:p>
        <w:p w14:paraId="2F847A43" w14:textId="2804E509" w:rsidR="00B35513" w:rsidRDefault="00000000">
          <w:pPr>
            <w:pStyle w:val="TOC2"/>
            <w:tabs>
              <w:tab w:val="right" w:leader="dot" w:pos="9350"/>
            </w:tabs>
            <w:rPr>
              <w:rFonts w:eastAsiaTheme="minorEastAsia"/>
              <w:noProof/>
            </w:rPr>
          </w:pPr>
          <w:hyperlink w:anchor="_Toc56634886" w:history="1">
            <w:r w:rsidR="00B35513" w:rsidRPr="00BB2F6F">
              <w:rPr>
                <w:rStyle w:val="Hyperlink"/>
                <w:rFonts w:ascii="Times New Roman" w:hAnsi="Times New Roman" w:cs="Times New Roman"/>
                <w:noProof/>
              </w:rPr>
              <w:t>CoreLogic Support</w:t>
            </w:r>
            <w:r w:rsidR="00B35513">
              <w:rPr>
                <w:noProof/>
                <w:webHidden/>
              </w:rPr>
              <w:tab/>
            </w:r>
            <w:r w:rsidR="00B35513">
              <w:rPr>
                <w:noProof/>
                <w:webHidden/>
              </w:rPr>
              <w:fldChar w:fldCharType="begin"/>
            </w:r>
            <w:r w:rsidR="00B35513">
              <w:rPr>
                <w:noProof/>
                <w:webHidden/>
              </w:rPr>
              <w:instrText xml:space="preserve"> PAGEREF _Toc56634886 \h </w:instrText>
            </w:r>
            <w:r w:rsidR="00B35513">
              <w:rPr>
                <w:noProof/>
                <w:webHidden/>
              </w:rPr>
            </w:r>
            <w:r w:rsidR="00B35513">
              <w:rPr>
                <w:noProof/>
                <w:webHidden/>
              </w:rPr>
              <w:fldChar w:fldCharType="separate"/>
            </w:r>
            <w:r w:rsidR="00D12059">
              <w:rPr>
                <w:noProof/>
                <w:webHidden/>
              </w:rPr>
              <w:t>6</w:t>
            </w:r>
            <w:r w:rsidR="00B35513">
              <w:rPr>
                <w:noProof/>
                <w:webHidden/>
              </w:rPr>
              <w:fldChar w:fldCharType="end"/>
            </w:r>
          </w:hyperlink>
        </w:p>
        <w:p w14:paraId="085337AE" w14:textId="6D5B675C" w:rsidR="00B35513" w:rsidRDefault="00000000">
          <w:pPr>
            <w:pStyle w:val="TOC1"/>
            <w:tabs>
              <w:tab w:val="right" w:leader="dot" w:pos="9350"/>
            </w:tabs>
            <w:rPr>
              <w:rFonts w:eastAsiaTheme="minorEastAsia"/>
              <w:noProof/>
            </w:rPr>
          </w:pPr>
          <w:hyperlink w:anchor="_Toc56634887" w:history="1">
            <w:r w:rsidR="00B35513" w:rsidRPr="00BB2F6F">
              <w:rPr>
                <w:rStyle w:val="Hyperlink"/>
                <w:rFonts w:ascii="Times New Roman" w:hAnsi="Times New Roman" w:cs="Times New Roman"/>
                <w:noProof/>
              </w:rPr>
              <w:t>Schedule Maintenance</w:t>
            </w:r>
            <w:r w:rsidR="00B35513">
              <w:rPr>
                <w:noProof/>
                <w:webHidden/>
              </w:rPr>
              <w:tab/>
            </w:r>
            <w:r w:rsidR="00B35513">
              <w:rPr>
                <w:noProof/>
                <w:webHidden/>
              </w:rPr>
              <w:fldChar w:fldCharType="begin"/>
            </w:r>
            <w:r w:rsidR="00B35513">
              <w:rPr>
                <w:noProof/>
                <w:webHidden/>
              </w:rPr>
              <w:instrText xml:space="preserve"> PAGEREF _Toc56634887 \h </w:instrText>
            </w:r>
            <w:r w:rsidR="00B35513">
              <w:rPr>
                <w:noProof/>
                <w:webHidden/>
              </w:rPr>
            </w:r>
            <w:r w:rsidR="00B35513">
              <w:rPr>
                <w:noProof/>
                <w:webHidden/>
              </w:rPr>
              <w:fldChar w:fldCharType="separate"/>
            </w:r>
            <w:r w:rsidR="00D12059">
              <w:rPr>
                <w:noProof/>
                <w:webHidden/>
              </w:rPr>
              <w:t>7</w:t>
            </w:r>
            <w:r w:rsidR="00B35513">
              <w:rPr>
                <w:noProof/>
                <w:webHidden/>
              </w:rPr>
              <w:fldChar w:fldCharType="end"/>
            </w:r>
          </w:hyperlink>
        </w:p>
        <w:p w14:paraId="7B8BD1CB" w14:textId="1DD277E4" w:rsidR="00B35513" w:rsidRDefault="00000000">
          <w:pPr>
            <w:pStyle w:val="TOC1"/>
            <w:tabs>
              <w:tab w:val="right" w:leader="dot" w:pos="9350"/>
            </w:tabs>
            <w:rPr>
              <w:rFonts w:eastAsiaTheme="minorEastAsia"/>
              <w:noProof/>
            </w:rPr>
          </w:pPr>
          <w:hyperlink w:anchor="_Toc56634888" w:history="1">
            <w:r w:rsidR="00B35513" w:rsidRPr="00BB2F6F">
              <w:rPr>
                <w:rStyle w:val="Hyperlink"/>
                <w:rFonts w:ascii="Times New Roman" w:hAnsi="Times New Roman" w:cs="Times New Roman"/>
                <w:noProof/>
              </w:rPr>
              <w:t>Chapter 2</w:t>
            </w:r>
            <w:r w:rsidR="00B35513">
              <w:rPr>
                <w:noProof/>
                <w:webHidden/>
              </w:rPr>
              <w:tab/>
            </w:r>
            <w:r w:rsidR="00B35513">
              <w:rPr>
                <w:noProof/>
                <w:webHidden/>
              </w:rPr>
              <w:fldChar w:fldCharType="begin"/>
            </w:r>
            <w:r w:rsidR="00B35513">
              <w:rPr>
                <w:noProof/>
                <w:webHidden/>
              </w:rPr>
              <w:instrText xml:space="preserve"> PAGEREF _Toc56634888 \h </w:instrText>
            </w:r>
            <w:r w:rsidR="00B35513">
              <w:rPr>
                <w:noProof/>
                <w:webHidden/>
              </w:rPr>
            </w:r>
            <w:r w:rsidR="00B35513">
              <w:rPr>
                <w:noProof/>
                <w:webHidden/>
              </w:rPr>
              <w:fldChar w:fldCharType="separate"/>
            </w:r>
            <w:r w:rsidR="00D12059">
              <w:rPr>
                <w:noProof/>
                <w:webHidden/>
              </w:rPr>
              <w:t>8</w:t>
            </w:r>
            <w:r w:rsidR="00B35513">
              <w:rPr>
                <w:noProof/>
                <w:webHidden/>
              </w:rPr>
              <w:fldChar w:fldCharType="end"/>
            </w:r>
          </w:hyperlink>
        </w:p>
        <w:p w14:paraId="3DFC52CE" w14:textId="09F3400C" w:rsidR="00B35513" w:rsidRDefault="00000000">
          <w:pPr>
            <w:pStyle w:val="TOC2"/>
            <w:tabs>
              <w:tab w:val="right" w:leader="dot" w:pos="9350"/>
            </w:tabs>
            <w:rPr>
              <w:rFonts w:eastAsiaTheme="minorEastAsia"/>
              <w:noProof/>
            </w:rPr>
          </w:pPr>
          <w:hyperlink w:anchor="_Toc56634889" w:history="1">
            <w:r w:rsidR="00B35513" w:rsidRPr="00BB2F6F">
              <w:rPr>
                <w:rStyle w:val="Hyperlink"/>
                <w:rFonts w:ascii="Times New Roman" w:hAnsi="Times New Roman" w:cs="Times New Roman"/>
                <w:noProof/>
              </w:rPr>
              <w:t>Introduction to CoreLogic Print &amp; Ship Integration</w:t>
            </w:r>
            <w:r w:rsidR="00B35513">
              <w:rPr>
                <w:noProof/>
                <w:webHidden/>
              </w:rPr>
              <w:tab/>
            </w:r>
            <w:r w:rsidR="00B35513">
              <w:rPr>
                <w:noProof/>
                <w:webHidden/>
              </w:rPr>
              <w:fldChar w:fldCharType="begin"/>
            </w:r>
            <w:r w:rsidR="00B35513">
              <w:rPr>
                <w:noProof/>
                <w:webHidden/>
              </w:rPr>
              <w:instrText xml:space="preserve"> PAGEREF _Toc56634889 \h </w:instrText>
            </w:r>
            <w:r w:rsidR="00B35513">
              <w:rPr>
                <w:noProof/>
                <w:webHidden/>
              </w:rPr>
            </w:r>
            <w:r w:rsidR="00B35513">
              <w:rPr>
                <w:noProof/>
                <w:webHidden/>
              </w:rPr>
              <w:fldChar w:fldCharType="separate"/>
            </w:r>
            <w:r w:rsidR="00D12059">
              <w:rPr>
                <w:noProof/>
                <w:webHidden/>
              </w:rPr>
              <w:t>8</w:t>
            </w:r>
            <w:r w:rsidR="00B35513">
              <w:rPr>
                <w:noProof/>
                <w:webHidden/>
              </w:rPr>
              <w:fldChar w:fldCharType="end"/>
            </w:r>
          </w:hyperlink>
        </w:p>
        <w:p w14:paraId="14017EA2" w14:textId="3E73D04D" w:rsidR="00B35513" w:rsidRDefault="00000000">
          <w:pPr>
            <w:pStyle w:val="TOC3"/>
            <w:tabs>
              <w:tab w:val="right" w:leader="dot" w:pos="9350"/>
            </w:tabs>
            <w:rPr>
              <w:rFonts w:eastAsiaTheme="minorEastAsia"/>
              <w:noProof/>
            </w:rPr>
          </w:pPr>
          <w:hyperlink w:anchor="_Toc56634890" w:history="1">
            <w:r w:rsidR="00B35513" w:rsidRPr="00BB2F6F">
              <w:rPr>
                <w:rStyle w:val="Hyperlink"/>
                <w:rFonts w:ascii="Times New Roman" w:hAnsi="Times New Roman" w:cs="Times New Roman"/>
                <w:noProof/>
              </w:rPr>
              <w:t>What is CoreLogic Print &amp; Ship Integration</w:t>
            </w:r>
            <w:r w:rsidR="00B35513">
              <w:rPr>
                <w:noProof/>
                <w:webHidden/>
              </w:rPr>
              <w:tab/>
            </w:r>
            <w:r w:rsidR="00B35513">
              <w:rPr>
                <w:noProof/>
                <w:webHidden/>
              </w:rPr>
              <w:fldChar w:fldCharType="begin"/>
            </w:r>
            <w:r w:rsidR="00B35513">
              <w:rPr>
                <w:noProof/>
                <w:webHidden/>
              </w:rPr>
              <w:instrText xml:space="preserve"> PAGEREF _Toc56634890 \h </w:instrText>
            </w:r>
            <w:r w:rsidR="00B35513">
              <w:rPr>
                <w:noProof/>
                <w:webHidden/>
              </w:rPr>
            </w:r>
            <w:r w:rsidR="00B35513">
              <w:rPr>
                <w:noProof/>
                <w:webHidden/>
              </w:rPr>
              <w:fldChar w:fldCharType="separate"/>
            </w:r>
            <w:r w:rsidR="00D12059">
              <w:rPr>
                <w:noProof/>
                <w:webHidden/>
              </w:rPr>
              <w:t>8</w:t>
            </w:r>
            <w:r w:rsidR="00B35513">
              <w:rPr>
                <w:noProof/>
                <w:webHidden/>
              </w:rPr>
              <w:fldChar w:fldCharType="end"/>
            </w:r>
          </w:hyperlink>
        </w:p>
        <w:p w14:paraId="1863BF81" w14:textId="4907BD74" w:rsidR="00B35513" w:rsidRDefault="00000000">
          <w:pPr>
            <w:pStyle w:val="TOC1"/>
            <w:tabs>
              <w:tab w:val="right" w:leader="dot" w:pos="9350"/>
            </w:tabs>
            <w:rPr>
              <w:rFonts w:eastAsiaTheme="minorEastAsia"/>
              <w:noProof/>
            </w:rPr>
          </w:pPr>
          <w:hyperlink w:anchor="_Toc56634891" w:history="1">
            <w:r w:rsidR="00B35513" w:rsidRPr="00BB2F6F">
              <w:rPr>
                <w:rStyle w:val="Hyperlink"/>
                <w:rFonts w:ascii="Times New Roman" w:hAnsi="Times New Roman" w:cs="Times New Roman"/>
                <w:noProof/>
              </w:rPr>
              <w:t>Benefits of Integration</w:t>
            </w:r>
            <w:r w:rsidR="00B35513">
              <w:rPr>
                <w:noProof/>
                <w:webHidden/>
              </w:rPr>
              <w:tab/>
            </w:r>
            <w:r w:rsidR="00B35513">
              <w:rPr>
                <w:noProof/>
                <w:webHidden/>
              </w:rPr>
              <w:fldChar w:fldCharType="begin"/>
            </w:r>
            <w:r w:rsidR="00B35513">
              <w:rPr>
                <w:noProof/>
                <w:webHidden/>
              </w:rPr>
              <w:instrText xml:space="preserve"> PAGEREF _Toc56634891 \h </w:instrText>
            </w:r>
            <w:r w:rsidR="00B35513">
              <w:rPr>
                <w:noProof/>
                <w:webHidden/>
              </w:rPr>
            </w:r>
            <w:r w:rsidR="00B35513">
              <w:rPr>
                <w:noProof/>
                <w:webHidden/>
              </w:rPr>
              <w:fldChar w:fldCharType="separate"/>
            </w:r>
            <w:r w:rsidR="00D12059">
              <w:rPr>
                <w:noProof/>
                <w:webHidden/>
              </w:rPr>
              <w:t>8</w:t>
            </w:r>
            <w:r w:rsidR="00B35513">
              <w:rPr>
                <w:noProof/>
                <w:webHidden/>
              </w:rPr>
              <w:fldChar w:fldCharType="end"/>
            </w:r>
          </w:hyperlink>
        </w:p>
        <w:p w14:paraId="45B6899C" w14:textId="023046FF" w:rsidR="00B35513" w:rsidRDefault="00000000">
          <w:pPr>
            <w:pStyle w:val="TOC1"/>
            <w:tabs>
              <w:tab w:val="right" w:leader="dot" w:pos="9350"/>
            </w:tabs>
            <w:rPr>
              <w:rFonts w:eastAsiaTheme="minorEastAsia"/>
              <w:noProof/>
            </w:rPr>
          </w:pPr>
          <w:hyperlink w:anchor="_Toc56634892" w:history="1">
            <w:r w:rsidR="00B35513" w:rsidRPr="00BB2F6F">
              <w:rPr>
                <w:rStyle w:val="Hyperlink"/>
                <w:rFonts w:ascii="Times New Roman" w:hAnsi="Times New Roman" w:cs="Times New Roman"/>
                <w:noProof/>
              </w:rPr>
              <w:t>Business Overview</w:t>
            </w:r>
            <w:r w:rsidR="00B35513">
              <w:rPr>
                <w:noProof/>
                <w:webHidden/>
              </w:rPr>
              <w:tab/>
            </w:r>
            <w:r w:rsidR="00B35513">
              <w:rPr>
                <w:noProof/>
                <w:webHidden/>
              </w:rPr>
              <w:fldChar w:fldCharType="begin"/>
            </w:r>
            <w:r w:rsidR="00B35513">
              <w:rPr>
                <w:noProof/>
                <w:webHidden/>
              </w:rPr>
              <w:instrText xml:space="preserve"> PAGEREF _Toc56634892 \h </w:instrText>
            </w:r>
            <w:r w:rsidR="00B35513">
              <w:rPr>
                <w:noProof/>
                <w:webHidden/>
              </w:rPr>
            </w:r>
            <w:r w:rsidR="00B35513">
              <w:rPr>
                <w:noProof/>
                <w:webHidden/>
              </w:rPr>
              <w:fldChar w:fldCharType="separate"/>
            </w:r>
            <w:r w:rsidR="00D12059">
              <w:rPr>
                <w:noProof/>
                <w:webHidden/>
              </w:rPr>
              <w:t>9</w:t>
            </w:r>
            <w:r w:rsidR="00B35513">
              <w:rPr>
                <w:noProof/>
                <w:webHidden/>
              </w:rPr>
              <w:fldChar w:fldCharType="end"/>
            </w:r>
          </w:hyperlink>
        </w:p>
        <w:p w14:paraId="06CA0609" w14:textId="2353C605" w:rsidR="00B35513" w:rsidRDefault="00000000">
          <w:pPr>
            <w:pStyle w:val="TOC1"/>
            <w:tabs>
              <w:tab w:val="right" w:leader="dot" w:pos="9350"/>
            </w:tabs>
            <w:rPr>
              <w:rFonts w:eastAsiaTheme="minorEastAsia"/>
              <w:noProof/>
            </w:rPr>
          </w:pPr>
          <w:hyperlink w:anchor="_Toc56634893" w:history="1">
            <w:r w:rsidR="00B35513" w:rsidRPr="00BB2F6F">
              <w:rPr>
                <w:rStyle w:val="Hyperlink"/>
                <w:rFonts w:ascii="Times New Roman" w:hAnsi="Times New Roman" w:cs="Times New Roman"/>
                <w:noProof/>
              </w:rPr>
              <w:t>Chapter 3</w:t>
            </w:r>
            <w:r w:rsidR="00B35513">
              <w:rPr>
                <w:noProof/>
                <w:webHidden/>
              </w:rPr>
              <w:tab/>
            </w:r>
            <w:r w:rsidR="00B35513">
              <w:rPr>
                <w:noProof/>
                <w:webHidden/>
              </w:rPr>
              <w:fldChar w:fldCharType="begin"/>
            </w:r>
            <w:r w:rsidR="00B35513">
              <w:rPr>
                <w:noProof/>
                <w:webHidden/>
              </w:rPr>
              <w:instrText xml:space="preserve"> PAGEREF _Toc56634893 \h </w:instrText>
            </w:r>
            <w:r w:rsidR="00B35513">
              <w:rPr>
                <w:noProof/>
                <w:webHidden/>
              </w:rPr>
            </w:r>
            <w:r w:rsidR="00B35513">
              <w:rPr>
                <w:noProof/>
                <w:webHidden/>
              </w:rPr>
              <w:fldChar w:fldCharType="separate"/>
            </w:r>
            <w:r w:rsidR="00D12059">
              <w:rPr>
                <w:noProof/>
                <w:webHidden/>
              </w:rPr>
              <w:t>10</w:t>
            </w:r>
            <w:r w:rsidR="00B35513">
              <w:rPr>
                <w:noProof/>
                <w:webHidden/>
              </w:rPr>
              <w:fldChar w:fldCharType="end"/>
            </w:r>
          </w:hyperlink>
        </w:p>
        <w:p w14:paraId="0F562B03" w14:textId="3EFB60AB" w:rsidR="00B35513" w:rsidRDefault="00000000">
          <w:pPr>
            <w:pStyle w:val="TOC2"/>
            <w:tabs>
              <w:tab w:val="right" w:leader="dot" w:pos="9350"/>
            </w:tabs>
            <w:rPr>
              <w:rFonts w:eastAsiaTheme="minorEastAsia"/>
              <w:noProof/>
            </w:rPr>
          </w:pPr>
          <w:hyperlink w:anchor="_Toc56634894" w:history="1">
            <w:r w:rsidR="00B35513" w:rsidRPr="00BB2F6F">
              <w:rPr>
                <w:rStyle w:val="Hyperlink"/>
                <w:rFonts w:ascii="Times New Roman" w:hAnsi="Times New Roman" w:cs="Times New Roman"/>
                <w:noProof/>
              </w:rPr>
              <w:t>CoreLogic API Integration</w:t>
            </w:r>
            <w:r w:rsidR="00B35513">
              <w:rPr>
                <w:noProof/>
                <w:webHidden/>
              </w:rPr>
              <w:tab/>
            </w:r>
            <w:r w:rsidR="00B35513">
              <w:rPr>
                <w:noProof/>
                <w:webHidden/>
              </w:rPr>
              <w:fldChar w:fldCharType="begin"/>
            </w:r>
            <w:r w:rsidR="00B35513">
              <w:rPr>
                <w:noProof/>
                <w:webHidden/>
              </w:rPr>
              <w:instrText xml:space="preserve"> PAGEREF _Toc56634894 \h </w:instrText>
            </w:r>
            <w:r w:rsidR="00B35513">
              <w:rPr>
                <w:noProof/>
                <w:webHidden/>
              </w:rPr>
            </w:r>
            <w:r w:rsidR="00B35513">
              <w:rPr>
                <w:noProof/>
                <w:webHidden/>
              </w:rPr>
              <w:fldChar w:fldCharType="separate"/>
            </w:r>
            <w:r w:rsidR="00D12059">
              <w:rPr>
                <w:noProof/>
                <w:webHidden/>
              </w:rPr>
              <w:t>10</w:t>
            </w:r>
            <w:r w:rsidR="00B35513">
              <w:rPr>
                <w:noProof/>
                <w:webHidden/>
              </w:rPr>
              <w:fldChar w:fldCharType="end"/>
            </w:r>
          </w:hyperlink>
        </w:p>
        <w:p w14:paraId="77BCDE37" w14:textId="5551FBB4" w:rsidR="00B35513" w:rsidRDefault="00000000">
          <w:pPr>
            <w:pStyle w:val="TOC3"/>
            <w:tabs>
              <w:tab w:val="right" w:leader="dot" w:pos="9350"/>
            </w:tabs>
            <w:rPr>
              <w:rFonts w:eastAsiaTheme="minorEastAsia"/>
              <w:noProof/>
            </w:rPr>
          </w:pPr>
          <w:hyperlink w:anchor="_Toc56634895" w:history="1">
            <w:r w:rsidR="00B35513" w:rsidRPr="00BB2F6F">
              <w:rPr>
                <w:rStyle w:val="Hyperlink"/>
                <w:noProof/>
              </w:rPr>
              <w:t>AuthoMail API Integration</w:t>
            </w:r>
            <w:r w:rsidR="00B35513">
              <w:rPr>
                <w:noProof/>
                <w:webHidden/>
              </w:rPr>
              <w:tab/>
            </w:r>
            <w:r w:rsidR="00B35513">
              <w:rPr>
                <w:noProof/>
                <w:webHidden/>
              </w:rPr>
              <w:fldChar w:fldCharType="begin"/>
            </w:r>
            <w:r w:rsidR="00B35513">
              <w:rPr>
                <w:noProof/>
                <w:webHidden/>
              </w:rPr>
              <w:instrText xml:space="preserve"> PAGEREF _Toc56634895 \h </w:instrText>
            </w:r>
            <w:r w:rsidR="00B35513">
              <w:rPr>
                <w:noProof/>
                <w:webHidden/>
              </w:rPr>
            </w:r>
            <w:r w:rsidR="00B35513">
              <w:rPr>
                <w:noProof/>
                <w:webHidden/>
              </w:rPr>
              <w:fldChar w:fldCharType="separate"/>
            </w:r>
            <w:r w:rsidR="00D12059">
              <w:rPr>
                <w:noProof/>
                <w:webHidden/>
              </w:rPr>
              <w:t>10</w:t>
            </w:r>
            <w:r w:rsidR="00B35513">
              <w:rPr>
                <w:noProof/>
                <w:webHidden/>
              </w:rPr>
              <w:fldChar w:fldCharType="end"/>
            </w:r>
          </w:hyperlink>
        </w:p>
        <w:p w14:paraId="23A5D2CD" w14:textId="2E43D84D" w:rsidR="00B35513" w:rsidRDefault="00000000">
          <w:pPr>
            <w:pStyle w:val="TOC3"/>
            <w:tabs>
              <w:tab w:val="right" w:leader="dot" w:pos="9350"/>
            </w:tabs>
            <w:rPr>
              <w:rFonts w:eastAsiaTheme="minorEastAsia"/>
              <w:noProof/>
            </w:rPr>
          </w:pPr>
          <w:hyperlink w:anchor="_Toc56634896" w:history="1">
            <w:r w:rsidR="00B35513" w:rsidRPr="00BB2F6F">
              <w:rPr>
                <w:rStyle w:val="Hyperlink"/>
                <w:noProof/>
              </w:rPr>
              <w:t>AuthoMail Fulfillment Callback</w:t>
            </w:r>
            <w:r w:rsidR="00B35513">
              <w:rPr>
                <w:noProof/>
                <w:webHidden/>
              </w:rPr>
              <w:tab/>
            </w:r>
            <w:r w:rsidR="00B35513">
              <w:rPr>
                <w:noProof/>
                <w:webHidden/>
              </w:rPr>
              <w:fldChar w:fldCharType="begin"/>
            </w:r>
            <w:r w:rsidR="00B35513">
              <w:rPr>
                <w:noProof/>
                <w:webHidden/>
              </w:rPr>
              <w:instrText xml:space="preserve"> PAGEREF _Toc56634896 \h </w:instrText>
            </w:r>
            <w:r w:rsidR="00B35513">
              <w:rPr>
                <w:noProof/>
                <w:webHidden/>
              </w:rPr>
            </w:r>
            <w:r w:rsidR="00B35513">
              <w:rPr>
                <w:noProof/>
                <w:webHidden/>
              </w:rPr>
              <w:fldChar w:fldCharType="separate"/>
            </w:r>
            <w:r w:rsidR="00D12059">
              <w:rPr>
                <w:noProof/>
                <w:webHidden/>
              </w:rPr>
              <w:t>11</w:t>
            </w:r>
            <w:r w:rsidR="00B35513">
              <w:rPr>
                <w:noProof/>
                <w:webHidden/>
              </w:rPr>
              <w:fldChar w:fldCharType="end"/>
            </w:r>
          </w:hyperlink>
        </w:p>
        <w:p w14:paraId="2B94CED3" w14:textId="203211DF" w:rsidR="00B35513" w:rsidRDefault="00000000">
          <w:pPr>
            <w:pStyle w:val="TOC3"/>
            <w:tabs>
              <w:tab w:val="right" w:leader="dot" w:pos="9350"/>
            </w:tabs>
            <w:rPr>
              <w:rFonts w:eastAsiaTheme="minorEastAsia"/>
              <w:noProof/>
            </w:rPr>
          </w:pPr>
          <w:hyperlink w:anchor="_Toc56634897" w:history="1">
            <w:r w:rsidR="00B35513" w:rsidRPr="00BB2F6F">
              <w:rPr>
                <w:rStyle w:val="Hyperlink"/>
                <w:noProof/>
              </w:rPr>
              <w:t>Test and Production Environments</w:t>
            </w:r>
            <w:r w:rsidR="00B35513">
              <w:rPr>
                <w:noProof/>
                <w:webHidden/>
              </w:rPr>
              <w:tab/>
            </w:r>
            <w:r w:rsidR="00B35513">
              <w:rPr>
                <w:noProof/>
                <w:webHidden/>
              </w:rPr>
              <w:fldChar w:fldCharType="begin"/>
            </w:r>
            <w:r w:rsidR="00B35513">
              <w:rPr>
                <w:noProof/>
                <w:webHidden/>
              </w:rPr>
              <w:instrText xml:space="preserve"> PAGEREF _Toc56634897 \h </w:instrText>
            </w:r>
            <w:r w:rsidR="00B35513">
              <w:rPr>
                <w:noProof/>
                <w:webHidden/>
              </w:rPr>
            </w:r>
            <w:r w:rsidR="00B35513">
              <w:rPr>
                <w:noProof/>
                <w:webHidden/>
              </w:rPr>
              <w:fldChar w:fldCharType="separate"/>
            </w:r>
            <w:r w:rsidR="00D12059">
              <w:rPr>
                <w:noProof/>
                <w:webHidden/>
              </w:rPr>
              <w:t>11</w:t>
            </w:r>
            <w:r w:rsidR="00B35513">
              <w:rPr>
                <w:noProof/>
                <w:webHidden/>
              </w:rPr>
              <w:fldChar w:fldCharType="end"/>
            </w:r>
          </w:hyperlink>
        </w:p>
        <w:p w14:paraId="06CF5204" w14:textId="41A0BB87" w:rsidR="00B35513" w:rsidRDefault="00000000">
          <w:pPr>
            <w:pStyle w:val="TOC2"/>
            <w:tabs>
              <w:tab w:val="right" w:leader="dot" w:pos="9350"/>
            </w:tabs>
            <w:rPr>
              <w:rFonts w:eastAsiaTheme="minorEastAsia"/>
              <w:noProof/>
            </w:rPr>
          </w:pPr>
          <w:hyperlink w:anchor="_Toc56634898" w:history="1">
            <w:r w:rsidR="00B35513" w:rsidRPr="00BB2F6F">
              <w:rPr>
                <w:rStyle w:val="Hyperlink"/>
                <w:noProof/>
              </w:rPr>
              <w:t>CoreLogic – Authentication API</w:t>
            </w:r>
            <w:r w:rsidR="00B35513">
              <w:rPr>
                <w:noProof/>
                <w:webHidden/>
              </w:rPr>
              <w:tab/>
            </w:r>
            <w:r w:rsidR="00B35513">
              <w:rPr>
                <w:noProof/>
                <w:webHidden/>
              </w:rPr>
              <w:fldChar w:fldCharType="begin"/>
            </w:r>
            <w:r w:rsidR="00B35513">
              <w:rPr>
                <w:noProof/>
                <w:webHidden/>
              </w:rPr>
              <w:instrText xml:space="preserve"> PAGEREF _Toc56634898 \h </w:instrText>
            </w:r>
            <w:r w:rsidR="00B35513">
              <w:rPr>
                <w:noProof/>
                <w:webHidden/>
              </w:rPr>
            </w:r>
            <w:r w:rsidR="00B35513">
              <w:rPr>
                <w:noProof/>
                <w:webHidden/>
              </w:rPr>
              <w:fldChar w:fldCharType="separate"/>
            </w:r>
            <w:r w:rsidR="00D12059">
              <w:rPr>
                <w:noProof/>
                <w:webHidden/>
              </w:rPr>
              <w:t>12</w:t>
            </w:r>
            <w:r w:rsidR="00B35513">
              <w:rPr>
                <w:noProof/>
                <w:webHidden/>
              </w:rPr>
              <w:fldChar w:fldCharType="end"/>
            </w:r>
          </w:hyperlink>
        </w:p>
        <w:p w14:paraId="5A8A235E" w14:textId="16CB7700" w:rsidR="00B35513" w:rsidRDefault="00000000">
          <w:pPr>
            <w:pStyle w:val="TOC2"/>
            <w:tabs>
              <w:tab w:val="right" w:leader="dot" w:pos="9350"/>
            </w:tabs>
            <w:rPr>
              <w:rFonts w:eastAsiaTheme="minorEastAsia"/>
              <w:noProof/>
            </w:rPr>
          </w:pPr>
          <w:hyperlink w:anchor="_Toc56634899" w:history="1">
            <w:r w:rsidR="00B35513" w:rsidRPr="00BB2F6F">
              <w:rPr>
                <w:rStyle w:val="Hyperlink"/>
                <w:rFonts w:ascii="Times New Roman" w:hAnsi="Times New Roman" w:cs="Times New Roman"/>
                <w:noProof/>
              </w:rPr>
              <w:t>CoreLogic – Print &amp; Ship API</w:t>
            </w:r>
            <w:r w:rsidR="00B35513">
              <w:rPr>
                <w:noProof/>
                <w:webHidden/>
              </w:rPr>
              <w:tab/>
            </w:r>
            <w:r w:rsidR="00B35513">
              <w:rPr>
                <w:noProof/>
                <w:webHidden/>
              </w:rPr>
              <w:fldChar w:fldCharType="begin"/>
            </w:r>
            <w:r w:rsidR="00B35513">
              <w:rPr>
                <w:noProof/>
                <w:webHidden/>
              </w:rPr>
              <w:instrText xml:space="preserve"> PAGEREF _Toc56634899 \h </w:instrText>
            </w:r>
            <w:r w:rsidR="00B35513">
              <w:rPr>
                <w:noProof/>
                <w:webHidden/>
              </w:rPr>
            </w:r>
            <w:r w:rsidR="00B35513">
              <w:rPr>
                <w:noProof/>
                <w:webHidden/>
              </w:rPr>
              <w:fldChar w:fldCharType="separate"/>
            </w:r>
            <w:r w:rsidR="00D12059">
              <w:rPr>
                <w:noProof/>
                <w:webHidden/>
              </w:rPr>
              <w:t>13</w:t>
            </w:r>
            <w:r w:rsidR="00B35513">
              <w:rPr>
                <w:noProof/>
                <w:webHidden/>
              </w:rPr>
              <w:fldChar w:fldCharType="end"/>
            </w:r>
          </w:hyperlink>
        </w:p>
        <w:p w14:paraId="007BA4AB" w14:textId="363D17C1" w:rsidR="00B35513" w:rsidRDefault="00000000">
          <w:pPr>
            <w:pStyle w:val="TOC3"/>
            <w:tabs>
              <w:tab w:val="right" w:leader="dot" w:pos="9350"/>
            </w:tabs>
            <w:rPr>
              <w:rFonts w:eastAsiaTheme="minorEastAsia"/>
              <w:noProof/>
            </w:rPr>
          </w:pPr>
          <w:hyperlink w:anchor="_Toc56634900" w:history="1">
            <w:r w:rsidR="00B35513" w:rsidRPr="00BB2F6F">
              <w:rPr>
                <w:rStyle w:val="Hyperlink"/>
                <w:rFonts w:ascii="Times New Roman" w:hAnsi="Times New Roman" w:cs="Times New Roman"/>
                <w:noProof/>
              </w:rPr>
              <w:t>Print &amp; Ship Request:</w:t>
            </w:r>
            <w:r w:rsidR="00B35513">
              <w:rPr>
                <w:noProof/>
                <w:webHidden/>
              </w:rPr>
              <w:tab/>
            </w:r>
            <w:r w:rsidR="00B35513">
              <w:rPr>
                <w:noProof/>
                <w:webHidden/>
              </w:rPr>
              <w:fldChar w:fldCharType="begin"/>
            </w:r>
            <w:r w:rsidR="00B35513">
              <w:rPr>
                <w:noProof/>
                <w:webHidden/>
              </w:rPr>
              <w:instrText xml:space="preserve"> PAGEREF _Toc56634900 \h </w:instrText>
            </w:r>
            <w:r w:rsidR="00B35513">
              <w:rPr>
                <w:noProof/>
                <w:webHidden/>
              </w:rPr>
            </w:r>
            <w:r w:rsidR="00B35513">
              <w:rPr>
                <w:noProof/>
                <w:webHidden/>
              </w:rPr>
              <w:fldChar w:fldCharType="separate"/>
            </w:r>
            <w:r w:rsidR="00D12059">
              <w:rPr>
                <w:noProof/>
                <w:webHidden/>
              </w:rPr>
              <w:t>13</w:t>
            </w:r>
            <w:r w:rsidR="00B35513">
              <w:rPr>
                <w:noProof/>
                <w:webHidden/>
              </w:rPr>
              <w:fldChar w:fldCharType="end"/>
            </w:r>
          </w:hyperlink>
        </w:p>
        <w:p w14:paraId="2268ED98" w14:textId="024C67D2" w:rsidR="00B35513" w:rsidRDefault="00000000">
          <w:pPr>
            <w:pStyle w:val="TOC3"/>
            <w:tabs>
              <w:tab w:val="right" w:leader="dot" w:pos="9350"/>
            </w:tabs>
            <w:rPr>
              <w:rFonts w:eastAsiaTheme="minorEastAsia"/>
              <w:noProof/>
            </w:rPr>
          </w:pPr>
          <w:hyperlink w:anchor="_Toc56634901" w:history="1">
            <w:r w:rsidR="00B35513" w:rsidRPr="00BB2F6F">
              <w:rPr>
                <w:rStyle w:val="Hyperlink"/>
                <w:rFonts w:ascii="Times New Roman" w:hAnsi="Times New Roman" w:cs="Times New Roman"/>
                <w:noProof/>
              </w:rPr>
              <w:t>Sample JSON Request</w:t>
            </w:r>
            <w:r w:rsidR="00B35513">
              <w:rPr>
                <w:noProof/>
                <w:webHidden/>
              </w:rPr>
              <w:tab/>
            </w:r>
            <w:r w:rsidR="00B35513">
              <w:rPr>
                <w:noProof/>
                <w:webHidden/>
              </w:rPr>
              <w:fldChar w:fldCharType="begin"/>
            </w:r>
            <w:r w:rsidR="00B35513">
              <w:rPr>
                <w:noProof/>
                <w:webHidden/>
              </w:rPr>
              <w:instrText xml:space="preserve"> PAGEREF _Toc56634901 \h </w:instrText>
            </w:r>
            <w:r w:rsidR="00B35513">
              <w:rPr>
                <w:noProof/>
                <w:webHidden/>
              </w:rPr>
            </w:r>
            <w:r w:rsidR="00B35513">
              <w:rPr>
                <w:noProof/>
                <w:webHidden/>
              </w:rPr>
              <w:fldChar w:fldCharType="separate"/>
            </w:r>
            <w:r w:rsidR="00D12059">
              <w:rPr>
                <w:noProof/>
                <w:webHidden/>
              </w:rPr>
              <w:t>13</w:t>
            </w:r>
            <w:r w:rsidR="00B35513">
              <w:rPr>
                <w:noProof/>
                <w:webHidden/>
              </w:rPr>
              <w:fldChar w:fldCharType="end"/>
            </w:r>
          </w:hyperlink>
        </w:p>
        <w:p w14:paraId="2E6F9FE9" w14:textId="186EA592" w:rsidR="00B35513" w:rsidRDefault="00000000">
          <w:pPr>
            <w:pStyle w:val="TOC3"/>
            <w:tabs>
              <w:tab w:val="right" w:leader="dot" w:pos="9350"/>
            </w:tabs>
            <w:rPr>
              <w:rFonts w:eastAsiaTheme="minorEastAsia"/>
              <w:noProof/>
            </w:rPr>
          </w:pPr>
          <w:hyperlink w:anchor="_Toc56634902" w:history="1">
            <w:r w:rsidR="00B35513" w:rsidRPr="00BB2F6F">
              <w:rPr>
                <w:rStyle w:val="Hyperlink"/>
                <w:rFonts w:ascii="Times New Roman" w:hAnsi="Times New Roman" w:cs="Times New Roman"/>
                <w:noProof/>
              </w:rPr>
              <w:t>Data Dictionary - Request</w:t>
            </w:r>
            <w:r w:rsidR="00B35513">
              <w:rPr>
                <w:noProof/>
                <w:webHidden/>
              </w:rPr>
              <w:tab/>
            </w:r>
            <w:r w:rsidR="00B35513">
              <w:rPr>
                <w:noProof/>
                <w:webHidden/>
              </w:rPr>
              <w:fldChar w:fldCharType="begin"/>
            </w:r>
            <w:r w:rsidR="00B35513">
              <w:rPr>
                <w:noProof/>
                <w:webHidden/>
              </w:rPr>
              <w:instrText xml:space="preserve"> PAGEREF _Toc56634902 \h </w:instrText>
            </w:r>
            <w:r w:rsidR="00B35513">
              <w:rPr>
                <w:noProof/>
                <w:webHidden/>
              </w:rPr>
            </w:r>
            <w:r w:rsidR="00B35513">
              <w:rPr>
                <w:noProof/>
                <w:webHidden/>
              </w:rPr>
              <w:fldChar w:fldCharType="separate"/>
            </w:r>
            <w:r w:rsidR="00D12059">
              <w:rPr>
                <w:noProof/>
                <w:webHidden/>
              </w:rPr>
              <w:t>16</w:t>
            </w:r>
            <w:r w:rsidR="00B35513">
              <w:rPr>
                <w:noProof/>
                <w:webHidden/>
              </w:rPr>
              <w:fldChar w:fldCharType="end"/>
            </w:r>
          </w:hyperlink>
        </w:p>
        <w:p w14:paraId="0B567BC3" w14:textId="11815454" w:rsidR="00B35513" w:rsidRDefault="00000000">
          <w:pPr>
            <w:pStyle w:val="TOC3"/>
            <w:tabs>
              <w:tab w:val="right" w:leader="dot" w:pos="9350"/>
            </w:tabs>
            <w:rPr>
              <w:rFonts w:eastAsiaTheme="minorEastAsia"/>
              <w:noProof/>
            </w:rPr>
          </w:pPr>
          <w:hyperlink w:anchor="_Toc56634903" w:history="1">
            <w:r w:rsidR="00B35513" w:rsidRPr="00BB2F6F">
              <w:rPr>
                <w:rStyle w:val="Hyperlink"/>
                <w:rFonts w:ascii="Times New Roman" w:hAnsi="Times New Roman" w:cs="Times New Roman"/>
                <w:noProof/>
              </w:rPr>
              <w:t>Connectivity – Print &amp; Ship Response</w:t>
            </w:r>
            <w:r w:rsidR="00B35513">
              <w:rPr>
                <w:noProof/>
                <w:webHidden/>
              </w:rPr>
              <w:tab/>
            </w:r>
            <w:r w:rsidR="00B35513">
              <w:rPr>
                <w:noProof/>
                <w:webHidden/>
              </w:rPr>
              <w:fldChar w:fldCharType="begin"/>
            </w:r>
            <w:r w:rsidR="00B35513">
              <w:rPr>
                <w:noProof/>
                <w:webHidden/>
              </w:rPr>
              <w:instrText xml:space="preserve"> PAGEREF _Toc56634903 \h </w:instrText>
            </w:r>
            <w:r w:rsidR="00B35513">
              <w:rPr>
                <w:noProof/>
                <w:webHidden/>
              </w:rPr>
            </w:r>
            <w:r w:rsidR="00B35513">
              <w:rPr>
                <w:noProof/>
                <w:webHidden/>
              </w:rPr>
              <w:fldChar w:fldCharType="separate"/>
            </w:r>
            <w:r w:rsidR="00D12059">
              <w:rPr>
                <w:noProof/>
                <w:webHidden/>
              </w:rPr>
              <w:t>20</w:t>
            </w:r>
            <w:r w:rsidR="00B35513">
              <w:rPr>
                <w:noProof/>
                <w:webHidden/>
              </w:rPr>
              <w:fldChar w:fldCharType="end"/>
            </w:r>
          </w:hyperlink>
        </w:p>
        <w:p w14:paraId="0FD695F6" w14:textId="1A0977F9" w:rsidR="00B35513" w:rsidRDefault="00000000">
          <w:pPr>
            <w:pStyle w:val="TOC3"/>
            <w:tabs>
              <w:tab w:val="right" w:leader="dot" w:pos="9350"/>
            </w:tabs>
            <w:rPr>
              <w:rFonts w:eastAsiaTheme="minorEastAsia"/>
              <w:noProof/>
            </w:rPr>
          </w:pPr>
          <w:hyperlink w:anchor="_Toc56634904" w:history="1">
            <w:r w:rsidR="00B35513" w:rsidRPr="00BB2F6F">
              <w:rPr>
                <w:rStyle w:val="Hyperlink"/>
                <w:rFonts w:ascii="Times New Roman" w:hAnsi="Times New Roman" w:cs="Times New Roman"/>
                <w:noProof/>
              </w:rPr>
              <w:t>Response Code</w:t>
            </w:r>
            <w:r w:rsidR="00B35513">
              <w:rPr>
                <w:noProof/>
                <w:webHidden/>
              </w:rPr>
              <w:tab/>
            </w:r>
            <w:r w:rsidR="00B35513">
              <w:rPr>
                <w:noProof/>
                <w:webHidden/>
              </w:rPr>
              <w:fldChar w:fldCharType="begin"/>
            </w:r>
            <w:r w:rsidR="00B35513">
              <w:rPr>
                <w:noProof/>
                <w:webHidden/>
              </w:rPr>
              <w:instrText xml:space="preserve"> PAGEREF _Toc56634904 \h </w:instrText>
            </w:r>
            <w:r w:rsidR="00B35513">
              <w:rPr>
                <w:noProof/>
                <w:webHidden/>
              </w:rPr>
            </w:r>
            <w:r w:rsidR="00B35513">
              <w:rPr>
                <w:noProof/>
                <w:webHidden/>
              </w:rPr>
              <w:fldChar w:fldCharType="separate"/>
            </w:r>
            <w:r w:rsidR="00D12059">
              <w:rPr>
                <w:noProof/>
                <w:webHidden/>
              </w:rPr>
              <w:t>20</w:t>
            </w:r>
            <w:r w:rsidR="00B35513">
              <w:rPr>
                <w:noProof/>
                <w:webHidden/>
              </w:rPr>
              <w:fldChar w:fldCharType="end"/>
            </w:r>
          </w:hyperlink>
        </w:p>
        <w:p w14:paraId="3643BD58" w14:textId="2310E63A" w:rsidR="00B35513" w:rsidRDefault="00000000">
          <w:pPr>
            <w:pStyle w:val="TOC3"/>
            <w:tabs>
              <w:tab w:val="right" w:leader="dot" w:pos="9350"/>
            </w:tabs>
            <w:rPr>
              <w:rFonts w:eastAsiaTheme="minorEastAsia"/>
              <w:noProof/>
            </w:rPr>
          </w:pPr>
          <w:hyperlink w:anchor="_Toc56634905" w:history="1">
            <w:r w:rsidR="00B35513" w:rsidRPr="00BB2F6F">
              <w:rPr>
                <w:rStyle w:val="Hyperlink"/>
                <w:rFonts w:ascii="Times New Roman" w:hAnsi="Times New Roman" w:cs="Times New Roman"/>
                <w:noProof/>
              </w:rPr>
              <w:t>Sample Success Response</w:t>
            </w:r>
            <w:r w:rsidR="00B35513">
              <w:rPr>
                <w:noProof/>
                <w:webHidden/>
              </w:rPr>
              <w:tab/>
            </w:r>
            <w:r w:rsidR="00B35513">
              <w:rPr>
                <w:noProof/>
                <w:webHidden/>
              </w:rPr>
              <w:fldChar w:fldCharType="begin"/>
            </w:r>
            <w:r w:rsidR="00B35513">
              <w:rPr>
                <w:noProof/>
                <w:webHidden/>
              </w:rPr>
              <w:instrText xml:space="preserve"> PAGEREF _Toc56634905 \h </w:instrText>
            </w:r>
            <w:r w:rsidR="00B35513">
              <w:rPr>
                <w:noProof/>
                <w:webHidden/>
              </w:rPr>
            </w:r>
            <w:r w:rsidR="00B35513">
              <w:rPr>
                <w:noProof/>
                <w:webHidden/>
              </w:rPr>
              <w:fldChar w:fldCharType="separate"/>
            </w:r>
            <w:r w:rsidR="00D12059">
              <w:rPr>
                <w:noProof/>
                <w:webHidden/>
              </w:rPr>
              <w:t>20</w:t>
            </w:r>
            <w:r w:rsidR="00B35513">
              <w:rPr>
                <w:noProof/>
                <w:webHidden/>
              </w:rPr>
              <w:fldChar w:fldCharType="end"/>
            </w:r>
          </w:hyperlink>
        </w:p>
        <w:p w14:paraId="5FC3B94A" w14:textId="3DD413DF" w:rsidR="00B35513" w:rsidRDefault="00000000">
          <w:pPr>
            <w:pStyle w:val="TOC3"/>
            <w:tabs>
              <w:tab w:val="right" w:leader="dot" w:pos="9350"/>
            </w:tabs>
            <w:rPr>
              <w:rFonts w:eastAsiaTheme="minorEastAsia"/>
              <w:noProof/>
            </w:rPr>
          </w:pPr>
          <w:hyperlink w:anchor="_Toc56634906" w:history="1">
            <w:r w:rsidR="00B35513" w:rsidRPr="00BB2F6F">
              <w:rPr>
                <w:rStyle w:val="Hyperlink"/>
                <w:rFonts w:ascii="Times New Roman" w:hAnsi="Times New Roman" w:cs="Times New Roman"/>
                <w:noProof/>
              </w:rPr>
              <w:t>Sample Error Response</w:t>
            </w:r>
            <w:r w:rsidR="00B35513">
              <w:rPr>
                <w:noProof/>
                <w:webHidden/>
              </w:rPr>
              <w:tab/>
            </w:r>
            <w:r w:rsidR="00B35513">
              <w:rPr>
                <w:noProof/>
                <w:webHidden/>
              </w:rPr>
              <w:fldChar w:fldCharType="begin"/>
            </w:r>
            <w:r w:rsidR="00B35513">
              <w:rPr>
                <w:noProof/>
                <w:webHidden/>
              </w:rPr>
              <w:instrText xml:space="preserve"> PAGEREF _Toc56634906 \h </w:instrText>
            </w:r>
            <w:r w:rsidR="00B35513">
              <w:rPr>
                <w:noProof/>
                <w:webHidden/>
              </w:rPr>
            </w:r>
            <w:r w:rsidR="00B35513">
              <w:rPr>
                <w:noProof/>
                <w:webHidden/>
              </w:rPr>
              <w:fldChar w:fldCharType="separate"/>
            </w:r>
            <w:r w:rsidR="00D12059">
              <w:rPr>
                <w:noProof/>
                <w:webHidden/>
              </w:rPr>
              <w:t>20</w:t>
            </w:r>
            <w:r w:rsidR="00B35513">
              <w:rPr>
                <w:noProof/>
                <w:webHidden/>
              </w:rPr>
              <w:fldChar w:fldCharType="end"/>
            </w:r>
          </w:hyperlink>
        </w:p>
        <w:p w14:paraId="72A825A5" w14:textId="24C34EAE" w:rsidR="00B35513" w:rsidRDefault="00000000">
          <w:pPr>
            <w:pStyle w:val="TOC3"/>
            <w:tabs>
              <w:tab w:val="right" w:leader="dot" w:pos="9350"/>
            </w:tabs>
            <w:rPr>
              <w:rFonts w:eastAsiaTheme="minorEastAsia"/>
              <w:noProof/>
            </w:rPr>
          </w:pPr>
          <w:hyperlink w:anchor="_Toc56634907" w:history="1">
            <w:r w:rsidR="00B35513" w:rsidRPr="00BB2F6F">
              <w:rPr>
                <w:rStyle w:val="Hyperlink"/>
                <w:rFonts w:ascii="Times New Roman" w:eastAsia="Times New Roman" w:hAnsi="Times New Roman" w:cs="Times New Roman"/>
                <w:noProof/>
              </w:rPr>
              <w:t>Error Code</w:t>
            </w:r>
            <w:r w:rsidR="00B35513">
              <w:rPr>
                <w:noProof/>
                <w:webHidden/>
              </w:rPr>
              <w:tab/>
            </w:r>
            <w:r w:rsidR="00B35513">
              <w:rPr>
                <w:noProof/>
                <w:webHidden/>
              </w:rPr>
              <w:fldChar w:fldCharType="begin"/>
            </w:r>
            <w:r w:rsidR="00B35513">
              <w:rPr>
                <w:noProof/>
                <w:webHidden/>
              </w:rPr>
              <w:instrText xml:space="preserve"> PAGEREF _Toc56634907 \h </w:instrText>
            </w:r>
            <w:r w:rsidR="00B35513">
              <w:rPr>
                <w:noProof/>
                <w:webHidden/>
              </w:rPr>
            </w:r>
            <w:r w:rsidR="00B35513">
              <w:rPr>
                <w:noProof/>
                <w:webHidden/>
              </w:rPr>
              <w:fldChar w:fldCharType="separate"/>
            </w:r>
            <w:r w:rsidR="00D12059">
              <w:rPr>
                <w:noProof/>
                <w:webHidden/>
              </w:rPr>
              <w:t>21</w:t>
            </w:r>
            <w:r w:rsidR="00B35513">
              <w:rPr>
                <w:noProof/>
                <w:webHidden/>
              </w:rPr>
              <w:fldChar w:fldCharType="end"/>
            </w:r>
          </w:hyperlink>
        </w:p>
        <w:p w14:paraId="37B91C02" w14:textId="79BD5B89" w:rsidR="00B35513" w:rsidRDefault="00000000">
          <w:pPr>
            <w:pStyle w:val="TOC3"/>
            <w:tabs>
              <w:tab w:val="right" w:leader="dot" w:pos="9350"/>
            </w:tabs>
            <w:rPr>
              <w:rFonts w:eastAsiaTheme="minorEastAsia"/>
              <w:noProof/>
            </w:rPr>
          </w:pPr>
          <w:hyperlink w:anchor="_Toc56634908" w:history="1">
            <w:r w:rsidR="00B35513" w:rsidRPr="00BB2F6F">
              <w:rPr>
                <w:rStyle w:val="Hyperlink"/>
                <w:rFonts w:ascii="Times New Roman" w:hAnsi="Times New Roman" w:cs="Times New Roman"/>
                <w:noProof/>
              </w:rPr>
              <w:t>Sample Delivery Report Response</w:t>
            </w:r>
            <w:r w:rsidR="00B35513">
              <w:rPr>
                <w:noProof/>
                <w:webHidden/>
              </w:rPr>
              <w:tab/>
            </w:r>
            <w:r w:rsidR="00B35513">
              <w:rPr>
                <w:noProof/>
                <w:webHidden/>
              </w:rPr>
              <w:fldChar w:fldCharType="begin"/>
            </w:r>
            <w:r w:rsidR="00B35513">
              <w:rPr>
                <w:noProof/>
                <w:webHidden/>
              </w:rPr>
              <w:instrText xml:space="preserve"> PAGEREF _Toc56634908 \h </w:instrText>
            </w:r>
            <w:r w:rsidR="00B35513">
              <w:rPr>
                <w:noProof/>
                <w:webHidden/>
              </w:rPr>
            </w:r>
            <w:r w:rsidR="00B35513">
              <w:rPr>
                <w:noProof/>
                <w:webHidden/>
              </w:rPr>
              <w:fldChar w:fldCharType="separate"/>
            </w:r>
            <w:r w:rsidR="00D12059">
              <w:rPr>
                <w:noProof/>
                <w:webHidden/>
              </w:rPr>
              <w:t>22</w:t>
            </w:r>
            <w:r w:rsidR="00B35513">
              <w:rPr>
                <w:noProof/>
                <w:webHidden/>
              </w:rPr>
              <w:fldChar w:fldCharType="end"/>
            </w:r>
          </w:hyperlink>
        </w:p>
        <w:p w14:paraId="53745650" w14:textId="38D80E19" w:rsidR="00B35513" w:rsidRDefault="00000000">
          <w:pPr>
            <w:pStyle w:val="TOC3"/>
            <w:tabs>
              <w:tab w:val="right" w:leader="dot" w:pos="9350"/>
            </w:tabs>
            <w:rPr>
              <w:rFonts w:eastAsiaTheme="minorEastAsia"/>
              <w:noProof/>
            </w:rPr>
          </w:pPr>
          <w:hyperlink w:anchor="_Toc56634909" w:history="1">
            <w:r w:rsidR="00B35513" w:rsidRPr="00BB2F6F">
              <w:rPr>
                <w:rStyle w:val="Hyperlink"/>
                <w:rFonts w:ascii="Times New Roman" w:hAnsi="Times New Roman" w:cs="Times New Roman"/>
                <w:noProof/>
              </w:rPr>
              <w:t>Sample Pulled Back Response</w:t>
            </w:r>
            <w:r w:rsidR="00B35513">
              <w:rPr>
                <w:noProof/>
                <w:webHidden/>
              </w:rPr>
              <w:tab/>
            </w:r>
            <w:r w:rsidR="00B35513">
              <w:rPr>
                <w:noProof/>
                <w:webHidden/>
              </w:rPr>
              <w:fldChar w:fldCharType="begin"/>
            </w:r>
            <w:r w:rsidR="00B35513">
              <w:rPr>
                <w:noProof/>
                <w:webHidden/>
              </w:rPr>
              <w:instrText xml:space="preserve"> PAGEREF _Toc56634909 \h </w:instrText>
            </w:r>
            <w:r w:rsidR="00B35513">
              <w:rPr>
                <w:noProof/>
                <w:webHidden/>
              </w:rPr>
            </w:r>
            <w:r w:rsidR="00B35513">
              <w:rPr>
                <w:noProof/>
                <w:webHidden/>
              </w:rPr>
              <w:fldChar w:fldCharType="separate"/>
            </w:r>
            <w:r w:rsidR="00D12059">
              <w:rPr>
                <w:noProof/>
                <w:webHidden/>
              </w:rPr>
              <w:t>23</w:t>
            </w:r>
            <w:r w:rsidR="00B35513">
              <w:rPr>
                <w:noProof/>
                <w:webHidden/>
              </w:rPr>
              <w:fldChar w:fldCharType="end"/>
            </w:r>
          </w:hyperlink>
        </w:p>
        <w:p w14:paraId="31200FE2" w14:textId="7D83DC9C" w:rsidR="00B35513" w:rsidRDefault="00000000">
          <w:pPr>
            <w:pStyle w:val="TOC3"/>
            <w:tabs>
              <w:tab w:val="right" w:leader="dot" w:pos="9350"/>
            </w:tabs>
            <w:rPr>
              <w:rFonts w:eastAsiaTheme="minorEastAsia"/>
              <w:noProof/>
            </w:rPr>
          </w:pPr>
          <w:hyperlink w:anchor="_Toc56634910" w:history="1">
            <w:r w:rsidR="00B35513" w:rsidRPr="00BB2F6F">
              <w:rPr>
                <w:rStyle w:val="Hyperlink"/>
                <w:rFonts w:ascii="Times New Roman" w:hAnsi="Times New Roman" w:cs="Times New Roman"/>
                <w:noProof/>
              </w:rPr>
              <w:t>Data Dictionary – Response</w:t>
            </w:r>
            <w:r w:rsidR="00B35513">
              <w:rPr>
                <w:noProof/>
                <w:webHidden/>
              </w:rPr>
              <w:tab/>
            </w:r>
            <w:r w:rsidR="00B35513">
              <w:rPr>
                <w:noProof/>
                <w:webHidden/>
              </w:rPr>
              <w:fldChar w:fldCharType="begin"/>
            </w:r>
            <w:r w:rsidR="00B35513">
              <w:rPr>
                <w:noProof/>
                <w:webHidden/>
              </w:rPr>
              <w:instrText xml:space="preserve"> PAGEREF _Toc56634910 \h </w:instrText>
            </w:r>
            <w:r w:rsidR="00B35513">
              <w:rPr>
                <w:noProof/>
                <w:webHidden/>
              </w:rPr>
            </w:r>
            <w:r w:rsidR="00B35513">
              <w:rPr>
                <w:noProof/>
                <w:webHidden/>
              </w:rPr>
              <w:fldChar w:fldCharType="separate"/>
            </w:r>
            <w:r w:rsidR="00D12059">
              <w:rPr>
                <w:noProof/>
                <w:webHidden/>
              </w:rPr>
              <w:t>24</w:t>
            </w:r>
            <w:r w:rsidR="00B35513">
              <w:rPr>
                <w:noProof/>
                <w:webHidden/>
              </w:rPr>
              <w:fldChar w:fldCharType="end"/>
            </w:r>
          </w:hyperlink>
        </w:p>
        <w:p w14:paraId="360E1C41" w14:textId="65C75412" w:rsidR="00B35513" w:rsidRDefault="00000000">
          <w:pPr>
            <w:pStyle w:val="TOC2"/>
            <w:tabs>
              <w:tab w:val="right" w:leader="dot" w:pos="9350"/>
            </w:tabs>
            <w:rPr>
              <w:rFonts w:eastAsiaTheme="minorEastAsia"/>
              <w:noProof/>
            </w:rPr>
          </w:pPr>
          <w:hyperlink w:anchor="_Toc56634911" w:history="1">
            <w:r w:rsidR="00B35513" w:rsidRPr="00BB2F6F">
              <w:rPr>
                <w:rStyle w:val="Hyperlink"/>
                <w:noProof/>
              </w:rPr>
              <w:t>CoreLogic - Print &amp; Ship Response API:</w:t>
            </w:r>
            <w:r w:rsidR="00B35513">
              <w:rPr>
                <w:noProof/>
                <w:webHidden/>
              </w:rPr>
              <w:tab/>
            </w:r>
            <w:r w:rsidR="00B35513">
              <w:rPr>
                <w:noProof/>
                <w:webHidden/>
              </w:rPr>
              <w:fldChar w:fldCharType="begin"/>
            </w:r>
            <w:r w:rsidR="00B35513">
              <w:rPr>
                <w:noProof/>
                <w:webHidden/>
              </w:rPr>
              <w:instrText xml:space="preserve"> PAGEREF _Toc56634911 \h </w:instrText>
            </w:r>
            <w:r w:rsidR="00B35513">
              <w:rPr>
                <w:noProof/>
                <w:webHidden/>
              </w:rPr>
            </w:r>
            <w:r w:rsidR="00B35513">
              <w:rPr>
                <w:noProof/>
                <w:webHidden/>
              </w:rPr>
              <w:fldChar w:fldCharType="separate"/>
            </w:r>
            <w:r w:rsidR="00D12059">
              <w:rPr>
                <w:noProof/>
                <w:webHidden/>
              </w:rPr>
              <w:t>29</w:t>
            </w:r>
            <w:r w:rsidR="00B35513">
              <w:rPr>
                <w:noProof/>
                <w:webHidden/>
              </w:rPr>
              <w:fldChar w:fldCharType="end"/>
            </w:r>
          </w:hyperlink>
        </w:p>
        <w:p w14:paraId="565ECA92" w14:textId="00586506" w:rsidR="00B35513" w:rsidRDefault="00000000">
          <w:pPr>
            <w:pStyle w:val="TOC3"/>
            <w:tabs>
              <w:tab w:val="right" w:leader="dot" w:pos="9350"/>
            </w:tabs>
            <w:rPr>
              <w:rFonts w:eastAsiaTheme="minorEastAsia"/>
              <w:noProof/>
            </w:rPr>
          </w:pPr>
          <w:hyperlink w:anchor="_Toc56634912" w:history="1">
            <w:r w:rsidR="00B35513" w:rsidRPr="00BB2F6F">
              <w:rPr>
                <w:rStyle w:val="Hyperlink"/>
                <w:rFonts w:ascii="Times New Roman" w:hAnsi="Times New Roman" w:cs="Times New Roman"/>
                <w:noProof/>
              </w:rPr>
              <w:t>Sample JSON Request</w:t>
            </w:r>
            <w:r w:rsidR="00B35513">
              <w:rPr>
                <w:noProof/>
                <w:webHidden/>
              </w:rPr>
              <w:tab/>
            </w:r>
            <w:r w:rsidR="00B35513">
              <w:rPr>
                <w:noProof/>
                <w:webHidden/>
              </w:rPr>
              <w:fldChar w:fldCharType="begin"/>
            </w:r>
            <w:r w:rsidR="00B35513">
              <w:rPr>
                <w:noProof/>
                <w:webHidden/>
              </w:rPr>
              <w:instrText xml:space="preserve"> PAGEREF _Toc56634912 \h </w:instrText>
            </w:r>
            <w:r w:rsidR="00B35513">
              <w:rPr>
                <w:noProof/>
                <w:webHidden/>
              </w:rPr>
            </w:r>
            <w:r w:rsidR="00B35513">
              <w:rPr>
                <w:noProof/>
                <w:webHidden/>
              </w:rPr>
              <w:fldChar w:fldCharType="separate"/>
            </w:r>
            <w:r w:rsidR="00D12059">
              <w:rPr>
                <w:noProof/>
                <w:webHidden/>
              </w:rPr>
              <w:t>29</w:t>
            </w:r>
            <w:r w:rsidR="00B35513">
              <w:rPr>
                <w:noProof/>
                <w:webHidden/>
              </w:rPr>
              <w:fldChar w:fldCharType="end"/>
            </w:r>
          </w:hyperlink>
        </w:p>
        <w:p w14:paraId="0D8E1E88" w14:textId="53F920E8" w:rsidR="00B35513" w:rsidRDefault="00000000">
          <w:pPr>
            <w:pStyle w:val="TOC3"/>
            <w:tabs>
              <w:tab w:val="right" w:leader="dot" w:pos="9350"/>
            </w:tabs>
            <w:rPr>
              <w:rFonts w:eastAsiaTheme="minorEastAsia"/>
              <w:noProof/>
            </w:rPr>
          </w:pPr>
          <w:hyperlink w:anchor="_Toc56634913" w:history="1">
            <w:r w:rsidR="00B35513" w:rsidRPr="00BB2F6F">
              <w:rPr>
                <w:rStyle w:val="Hyperlink"/>
                <w:rFonts w:ascii="Times New Roman" w:hAnsi="Times New Roman" w:cs="Times New Roman"/>
                <w:noProof/>
              </w:rPr>
              <w:t>Response Format</w:t>
            </w:r>
            <w:r w:rsidR="00B35513">
              <w:rPr>
                <w:noProof/>
                <w:webHidden/>
              </w:rPr>
              <w:tab/>
            </w:r>
            <w:r w:rsidR="00B35513">
              <w:rPr>
                <w:noProof/>
                <w:webHidden/>
              </w:rPr>
              <w:fldChar w:fldCharType="begin"/>
            </w:r>
            <w:r w:rsidR="00B35513">
              <w:rPr>
                <w:noProof/>
                <w:webHidden/>
              </w:rPr>
              <w:instrText xml:space="preserve"> PAGEREF _Toc56634913 \h </w:instrText>
            </w:r>
            <w:r w:rsidR="00B35513">
              <w:rPr>
                <w:noProof/>
                <w:webHidden/>
              </w:rPr>
            </w:r>
            <w:r w:rsidR="00B35513">
              <w:rPr>
                <w:noProof/>
                <w:webHidden/>
              </w:rPr>
              <w:fldChar w:fldCharType="separate"/>
            </w:r>
            <w:r w:rsidR="00D12059">
              <w:rPr>
                <w:noProof/>
                <w:webHidden/>
              </w:rPr>
              <w:t>29</w:t>
            </w:r>
            <w:r w:rsidR="00B35513">
              <w:rPr>
                <w:noProof/>
                <w:webHidden/>
              </w:rPr>
              <w:fldChar w:fldCharType="end"/>
            </w:r>
          </w:hyperlink>
        </w:p>
        <w:p w14:paraId="2035F291" w14:textId="48AFD590" w:rsidR="00B35513" w:rsidRDefault="00000000">
          <w:pPr>
            <w:pStyle w:val="TOC3"/>
            <w:tabs>
              <w:tab w:val="right" w:leader="dot" w:pos="9350"/>
            </w:tabs>
            <w:rPr>
              <w:rFonts w:eastAsiaTheme="minorEastAsia"/>
              <w:noProof/>
            </w:rPr>
          </w:pPr>
          <w:hyperlink w:anchor="_Toc56634914" w:history="1">
            <w:r w:rsidR="00B35513" w:rsidRPr="00BB2F6F">
              <w:rPr>
                <w:rStyle w:val="Hyperlink"/>
                <w:rFonts w:ascii="Times New Roman" w:hAnsi="Times New Roman" w:cs="Times New Roman"/>
                <w:noProof/>
              </w:rPr>
              <w:t>Response Format</w:t>
            </w:r>
            <w:r w:rsidR="00B35513">
              <w:rPr>
                <w:noProof/>
                <w:webHidden/>
              </w:rPr>
              <w:tab/>
            </w:r>
            <w:r w:rsidR="00B35513">
              <w:rPr>
                <w:noProof/>
                <w:webHidden/>
              </w:rPr>
              <w:fldChar w:fldCharType="begin"/>
            </w:r>
            <w:r w:rsidR="00B35513">
              <w:rPr>
                <w:noProof/>
                <w:webHidden/>
              </w:rPr>
              <w:instrText xml:space="preserve"> PAGEREF _Toc56634914 \h </w:instrText>
            </w:r>
            <w:r w:rsidR="00B35513">
              <w:rPr>
                <w:noProof/>
                <w:webHidden/>
              </w:rPr>
            </w:r>
            <w:r w:rsidR="00B35513">
              <w:rPr>
                <w:noProof/>
                <w:webHidden/>
              </w:rPr>
              <w:fldChar w:fldCharType="separate"/>
            </w:r>
            <w:r w:rsidR="00D12059">
              <w:rPr>
                <w:noProof/>
                <w:webHidden/>
              </w:rPr>
              <w:t>29</w:t>
            </w:r>
            <w:r w:rsidR="00B35513">
              <w:rPr>
                <w:noProof/>
                <w:webHidden/>
              </w:rPr>
              <w:fldChar w:fldCharType="end"/>
            </w:r>
          </w:hyperlink>
        </w:p>
        <w:p w14:paraId="50A77021" w14:textId="5F7185C3" w:rsidR="00B35513" w:rsidRDefault="00000000">
          <w:pPr>
            <w:pStyle w:val="TOC2"/>
            <w:tabs>
              <w:tab w:val="right" w:leader="dot" w:pos="9350"/>
            </w:tabs>
            <w:rPr>
              <w:rFonts w:eastAsiaTheme="minorEastAsia"/>
              <w:noProof/>
            </w:rPr>
          </w:pPr>
          <w:hyperlink w:anchor="_Toc56634915" w:history="1">
            <w:r w:rsidR="00B35513" w:rsidRPr="00BB2F6F">
              <w:rPr>
                <w:rStyle w:val="Hyperlink"/>
                <w:noProof/>
              </w:rPr>
              <w:t>CoreLogic – Pullback API</w:t>
            </w:r>
            <w:r w:rsidR="00B35513">
              <w:rPr>
                <w:noProof/>
                <w:webHidden/>
              </w:rPr>
              <w:tab/>
            </w:r>
            <w:r w:rsidR="00B35513">
              <w:rPr>
                <w:noProof/>
                <w:webHidden/>
              </w:rPr>
              <w:fldChar w:fldCharType="begin"/>
            </w:r>
            <w:r w:rsidR="00B35513">
              <w:rPr>
                <w:noProof/>
                <w:webHidden/>
              </w:rPr>
              <w:instrText xml:space="preserve"> PAGEREF _Toc56634915 \h </w:instrText>
            </w:r>
            <w:r w:rsidR="00B35513">
              <w:rPr>
                <w:noProof/>
                <w:webHidden/>
              </w:rPr>
            </w:r>
            <w:r w:rsidR="00B35513">
              <w:rPr>
                <w:noProof/>
                <w:webHidden/>
              </w:rPr>
              <w:fldChar w:fldCharType="separate"/>
            </w:r>
            <w:r w:rsidR="00D12059">
              <w:rPr>
                <w:noProof/>
                <w:webHidden/>
              </w:rPr>
              <w:t>32</w:t>
            </w:r>
            <w:r w:rsidR="00B35513">
              <w:rPr>
                <w:noProof/>
                <w:webHidden/>
              </w:rPr>
              <w:fldChar w:fldCharType="end"/>
            </w:r>
          </w:hyperlink>
        </w:p>
        <w:p w14:paraId="42857875" w14:textId="34BB215F" w:rsidR="00B35513" w:rsidRDefault="00000000">
          <w:pPr>
            <w:pStyle w:val="TOC3"/>
            <w:tabs>
              <w:tab w:val="right" w:leader="dot" w:pos="9350"/>
            </w:tabs>
            <w:rPr>
              <w:rFonts w:eastAsiaTheme="minorEastAsia"/>
              <w:noProof/>
            </w:rPr>
          </w:pPr>
          <w:hyperlink w:anchor="_Toc56634916" w:history="1">
            <w:r w:rsidR="00B35513" w:rsidRPr="00BB2F6F">
              <w:rPr>
                <w:rStyle w:val="Hyperlink"/>
                <w:rFonts w:ascii="Times New Roman" w:hAnsi="Times New Roman" w:cs="Times New Roman"/>
                <w:noProof/>
              </w:rPr>
              <w:t>Sample JSON Request</w:t>
            </w:r>
            <w:r w:rsidR="00B35513">
              <w:rPr>
                <w:noProof/>
                <w:webHidden/>
              </w:rPr>
              <w:tab/>
            </w:r>
            <w:r w:rsidR="00B35513">
              <w:rPr>
                <w:noProof/>
                <w:webHidden/>
              </w:rPr>
              <w:fldChar w:fldCharType="begin"/>
            </w:r>
            <w:r w:rsidR="00B35513">
              <w:rPr>
                <w:noProof/>
                <w:webHidden/>
              </w:rPr>
              <w:instrText xml:space="preserve"> PAGEREF _Toc56634916 \h </w:instrText>
            </w:r>
            <w:r w:rsidR="00B35513">
              <w:rPr>
                <w:noProof/>
                <w:webHidden/>
              </w:rPr>
            </w:r>
            <w:r w:rsidR="00B35513">
              <w:rPr>
                <w:noProof/>
                <w:webHidden/>
              </w:rPr>
              <w:fldChar w:fldCharType="separate"/>
            </w:r>
            <w:r w:rsidR="00D12059">
              <w:rPr>
                <w:noProof/>
                <w:webHidden/>
              </w:rPr>
              <w:t>32</w:t>
            </w:r>
            <w:r w:rsidR="00B35513">
              <w:rPr>
                <w:noProof/>
                <w:webHidden/>
              </w:rPr>
              <w:fldChar w:fldCharType="end"/>
            </w:r>
          </w:hyperlink>
        </w:p>
        <w:p w14:paraId="156AEB83" w14:textId="264E5791" w:rsidR="00B35513" w:rsidRDefault="00000000">
          <w:pPr>
            <w:pStyle w:val="TOC3"/>
            <w:tabs>
              <w:tab w:val="right" w:leader="dot" w:pos="9350"/>
            </w:tabs>
            <w:rPr>
              <w:rFonts w:eastAsiaTheme="minorEastAsia"/>
              <w:noProof/>
            </w:rPr>
          </w:pPr>
          <w:hyperlink w:anchor="_Toc56634917" w:history="1">
            <w:r w:rsidR="00B35513" w:rsidRPr="00BB2F6F">
              <w:rPr>
                <w:rStyle w:val="Hyperlink"/>
                <w:rFonts w:ascii="Times New Roman" w:hAnsi="Times New Roman" w:cs="Times New Roman"/>
                <w:noProof/>
              </w:rPr>
              <w:t>Pullback Response</w:t>
            </w:r>
            <w:r w:rsidR="00B35513">
              <w:rPr>
                <w:noProof/>
                <w:webHidden/>
              </w:rPr>
              <w:tab/>
            </w:r>
            <w:r w:rsidR="00B35513">
              <w:rPr>
                <w:noProof/>
                <w:webHidden/>
              </w:rPr>
              <w:fldChar w:fldCharType="begin"/>
            </w:r>
            <w:r w:rsidR="00B35513">
              <w:rPr>
                <w:noProof/>
                <w:webHidden/>
              </w:rPr>
              <w:instrText xml:space="preserve"> PAGEREF _Toc56634917 \h </w:instrText>
            </w:r>
            <w:r w:rsidR="00B35513">
              <w:rPr>
                <w:noProof/>
                <w:webHidden/>
              </w:rPr>
            </w:r>
            <w:r w:rsidR="00B35513">
              <w:rPr>
                <w:noProof/>
                <w:webHidden/>
              </w:rPr>
              <w:fldChar w:fldCharType="separate"/>
            </w:r>
            <w:r w:rsidR="00D12059">
              <w:rPr>
                <w:noProof/>
                <w:webHidden/>
              </w:rPr>
              <w:t>32</w:t>
            </w:r>
            <w:r w:rsidR="00B35513">
              <w:rPr>
                <w:noProof/>
                <w:webHidden/>
              </w:rPr>
              <w:fldChar w:fldCharType="end"/>
            </w:r>
          </w:hyperlink>
        </w:p>
        <w:p w14:paraId="41D9AD3F" w14:textId="6A5498E9" w:rsidR="00B35513" w:rsidRDefault="00000000">
          <w:pPr>
            <w:pStyle w:val="TOC3"/>
            <w:tabs>
              <w:tab w:val="right" w:leader="dot" w:pos="9350"/>
            </w:tabs>
            <w:rPr>
              <w:rFonts w:eastAsiaTheme="minorEastAsia"/>
              <w:noProof/>
            </w:rPr>
          </w:pPr>
          <w:hyperlink w:anchor="_Toc56634918" w:history="1">
            <w:r w:rsidR="00B35513" w:rsidRPr="00BB2F6F">
              <w:rPr>
                <w:rStyle w:val="Hyperlink"/>
                <w:rFonts w:ascii="Times New Roman" w:hAnsi="Times New Roman" w:cs="Times New Roman"/>
                <w:noProof/>
              </w:rPr>
              <w:t>Response Code</w:t>
            </w:r>
            <w:r w:rsidR="00B35513">
              <w:rPr>
                <w:noProof/>
                <w:webHidden/>
              </w:rPr>
              <w:tab/>
            </w:r>
            <w:r w:rsidR="00B35513">
              <w:rPr>
                <w:noProof/>
                <w:webHidden/>
              </w:rPr>
              <w:fldChar w:fldCharType="begin"/>
            </w:r>
            <w:r w:rsidR="00B35513">
              <w:rPr>
                <w:noProof/>
                <w:webHidden/>
              </w:rPr>
              <w:instrText xml:space="preserve"> PAGEREF _Toc56634918 \h </w:instrText>
            </w:r>
            <w:r w:rsidR="00B35513">
              <w:rPr>
                <w:noProof/>
                <w:webHidden/>
              </w:rPr>
            </w:r>
            <w:r w:rsidR="00B35513">
              <w:rPr>
                <w:noProof/>
                <w:webHidden/>
              </w:rPr>
              <w:fldChar w:fldCharType="separate"/>
            </w:r>
            <w:r w:rsidR="00D12059">
              <w:rPr>
                <w:noProof/>
                <w:webHidden/>
              </w:rPr>
              <w:t>32</w:t>
            </w:r>
            <w:r w:rsidR="00B35513">
              <w:rPr>
                <w:noProof/>
                <w:webHidden/>
              </w:rPr>
              <w:fldChar w:fldCharType="end"/>
            </w:r>
          </w:hyperlink>
        </w:p>
        <w:p w14:paraId="56D82D9D" w14:textId="6C5185EA" w:rsidR="00B35513" w:rsidRDefault="00000000">
          <w:pPr>
            <w:pStyle w:val="TOC3"/>
            <w:tabs>
              <w:tab w:val="right" w:leader="dot" w:pos="9350"/>
            </w:tabs>
            <w:rPr>
              <w:rFonts w:eastAsiaTheme="minorEastAsia"/>
              <w:noProof/>
            </w:rPr>
          </w:pPr>
          <w:hyperlink w:anchor="_Toc56634919" w:history="1">
            <w:r w:rsidR="00B35513" w:rsidRPr="00BB2F6F">
              <w:rPr>
                <w:rStyle w:val="Hyperlink"/>
                <w:rFonts w:ascii="Times New Roman" w:hAnsi="Times New Roman" w:cs="Times New Roman"/>
                <w:noProof/>
              </w:rPr>
              <w:t>Pullback not requested messages</w:t>
            </w:r>
            <w:r w:rsidR="00B35513">
              <w:rPr>
                <w:noProof/>
                <w:webHidden/>
              </w:rPr>
              <w:tab/>
            </w:r>
            <w:r w:rsidR="00B35513">
              <w:rPr>
                <w:noProof/>
                <w:webHidden/>
              </w:rPr>
              <w:fldChar w:fldCharType="begin"/>
            </w:r>
            <w:r w:rsidR="00B35513">
              <w:rPr>
                <w:noProof/>
                <w:webHidden/>
              </w:rPr>
              <w:instrText xml:space="preserve"> PAGEREF _Toc56634919 \h </w:instrText>
            </w:r>
            <w:r w:rsidR="00B35513">
              <w:rPr>
                <w:noProof/>
                <w:webHidden/>
              </w:rPr>
            </w:r>
            <w:r w:rsidR="00B35513">
              <w:rPr>
                <w:noProof/>
                <w:webHidden/>
              </w:rPr>
              <w:fldChar w:fldCharType="separate"/>
            </w:r>
            <w:r w:rsidR="00D12059">
              <w:rPr>
                <w:noProof/>
                <w:webHidden/>
              </w:rPr>
              <w:t>33</w:t>
            </w:r>
            <w:r w:rsidR="00B35513">
              <w:rPr>
                <w:noProof/>
                <w:webHidden/>
              </w:rPr>
              <w:fldChar w:fldCharType="end"/>
            </w:r>
          </w:hyperlink>
        </w:p>
        <w:p w14:paraId="3E5AD72C" w14:textId="108C0E19" w:rsidR="00B35513" w:rsidRDefault="00000000">
          <w:pPr>
            <w:pStyle w:val="TOC3"/>
            <w:tabs>
              <w:tab w:val="right" w:leader="dot" w:pos="9350"/>
            </w:tabs>
            <w:rPr>
              <w:rFonts w:eastAsiaTheme="minorEastAsia"/>
              <w:noProof/>
            </w:rPr>
          </w:pPr>
          <w:hyperlink w:anchor="_Toc56634920" w:history="1">
            <w:r w:rsidR="00B35513" w:rsidRPr="00BB2F6F">
              <w:rPr>
                <w:rStyle w:val="Hyperlink"/>
                <w:rFonts w:ascii="Times New Roman" w:hAnsi="Times New Roman" w:cs="Times New Roman"/>
                <w:noProof/>
              </w:rPr>
              <w:t>Sample Pullback requested Response</w:t>
            </w:r>
            <w:r w:rsidR="00B35513">
              <w:rPr>
                <w:noProof/>
                <w:webHidden/>
              </w:rPr>
              <w:tab/>
            </w:r>
            <w:r w:rsidR="00B35513">
              <w:rPr>
                <w:noProof/>
                <w:webHidden/>
              </w:rPr>
              <w:fldChar w:fldCharType="begin"/>
            </w:r>
            <w:r w:rsidR="00B35513">
              <w:rPr>
                <w:noProof/>
                <w:webHidden/>
              </w:rPr>
              <w:instrText xml:space="preserve"> PAGEREF _Toc56634920 \h </w:instrText>
            </w:r>
            <w:r w:rsidR="00B35513">
              <w:rPr>
                <w:noProof/>
                <w:webHidden/>
              </w:rPr>
            </w:r>
            <w:r w:rsidR="00B35513">
              <w:rPr>
                <w:noProof/>
                <w:webHidden/>
              </w:rPr>
              <w:fldChar w:fldCharType="separate"/>
            </w:r>
            <w:r w:rsidR="00D12059">
              <w:rPr>
                <w:noProof/>
                <w:webHidden/>
              </w:rPr>
              <w:t>33</w:t>
            </w:r>
            <w:r w:rsidR="00B35513">
              <w:rPr>
                <w:noProof/>
                <w:webHidden/>
              </w:rPr>
              <w:fldChar w:fldCharType="end"/>
            </w:r>
          </w:hyperlink>
        </w:p>
        <w:p w14:paraId="3DFD857B" w14:textId="3A76A38A" w:rsidR="00B35513" w:rsidRDefault="00000000">
          <w:pPr>
            <w:pStyle w:val="TOC3"/>
            <w:tabs>
              <w:tab w:val="right" w:leader="dot" w:pos="9350"/>
            </w:tabs>
            <w:rPr>
              <w:rFonts w:eastAsiaTheme="minorEastAsia"/>
              <w:noProof/>
            </w:rPr>
          </w:pPr>
          <w:hyperlink w:anchor="_Toc56634921" w:history="1">
            <w:r w:rsidR="00B35513" w:rsidRPr="00BB2F6F">
              <w:rPr>
                <w:rStyle w:val="Hyperlink"/>
                <w:rFonts w:ascii="Times New Roman" w:hAnsi="Times New Roman" w:cs="Times New Roman"/>
                <w:noProof/>
              </w:rPr>
              <w:t>Sample Package Not Found Response</w:t>
            </w:r>
            <w:r w:rsidR="00B35513">
              <w:rPr>
                <w:noProof/>
                <w:webHidden/>
              </w:rPr>
              <w:tab/>
            </w:r>
            <w:r w:rsidR="00B35513">
              <w:rPr>
                <w:noProof/>
                <w:webHidden/>
              </w:rPr>
              <w:fldChar w:fldCharType="begin"/>
            </w:r>
            <w:r w:rsidR="00B35513">
              <w:rPr>
                <w:noProof/>
                <w:webHidden/>
              </w:rPr>
              <w:instrText xml:space="preserve"> PAGEREF _Toc56634921 \h </w:instrText>
            </w:r>
            <w:r w:rsidR="00B35513">
              <w:rPr>
                <w:noProof/>
                <w:webHidden/>
              </w:rPr>
            </w:r>
            <w:r w:rsidR="00B35513">
              <w:rPr>
                <w:noProof/>
                <w:webHidden/>
              </w:rPr>
              <w:fldChar w:fldCharType="separate"/>
            </w:r>
            <w:r w:rsidR="00D12059">
              <w:rPr>
                <w:noProof/>
                <w:webHidden/>
              </w:rPr>
              <w:t>33</w:t>
            </w:r>
            <w:r w:rsidR="00B35513">
              <w:rPr>
                <w:noProof/>
                <w:webHidden/>
              </w:rPr>
              <w:fldChar w:fldCharType="end"/>
            </w:r>
          </w:hyperlink>
        </w:p>
        <w:p w14:paraId="41F69900" w14:textId="0B0106F8" w:rsidR="00B35513" w:rsidRDefault="00000000">
          <w:pPr>
            <w:pStyle w:val="TOC3"/>
            <w:tabs>
              <w:tab w:val="right" w:leader="dot" w:pos="9350"/>
            </w:tabs>
            <w:rPr>
              <w:rFonts w:eastAsiaTheme="minorEastAsia"/>
              <w:noProof/>
            </w:rPr>
          </w:pPr>
          <w:hyperlink w:anchor="_Toc56634922" w:history="1">
            <w:r w:rsidR="00B35513" w:rsidRPr="00BB2F6F">
              <w:rPr>
                <w:rStyle w:val="Hyperlink"/>
                <w:rFonts w:ascii="Times New Roman" w:hAnsi="Times New Roman" w:cs="Times New Roman"/>
                <w:noProof/>
              </w:rPr>
              <w:t>Sample Pullback not requested Response</w:t>
            </w:r>
            <w:r w:rsidR="00B35513">
              <w:rPr>
                <w:noProof/>
                <w:webHidden/>
              </w:rPr>
              <w:tab/>
            </w:r>
            <w:r w:rsidR="00B35513">
              <w:rPr>
                <w:noProof/>
                <w:webHidden/>
              </w:rPr>
              <w:fldChar w:fldCharType="begin"/>
            </w:r>
            <w:r w:rsidR="00B35513">
              <w:rPr>
                <w:noProof/>
                <w:webHidden/>
              </w:rPr>
              <w:instrText xml:space="preserve"> PAGEREF _Toc56634922 \h </w:instrText>
            </w:r>
            <w:r w:rsidR="00B35513">
              <w:rPr>
                <w:noProof/>
                <w:webHidden/>
              </w:rPr>
            </w:r>
            <w:r w:rsidR="00B35513">
              <w:rPr>
                <w:noProof/>
                <w:webHidden/>
              </w:rPr>
              <w:fldChar w:fldCharType="separate"/>
            </w:r>
            <w:r w:rsidR="00D12059">
              <w:rPr>
                <w:noProof/>
                <w:webHidden/>
              </w:rPr>
              <w:t>34</w:t>
            </w:r>
            <w:r w:rsidR="00B35513">
              <w:rPr>
                <w:noProof/>
                <w:webHidden/>
              </w:rPr>
              <w:fldChar w:fldCharType="end"/>
            </w:r>
          </w:hyperlink>
        </w:p>
        <w:p w14:paraId="73DE399D" w14:textId="2C585C42" w:rsidR="00F93BD6" w:rsidRPr="00C06B81" w:rsidRDefault="00F93BD6">
          <w:pPr>
            <w:rPr>
              <w:rFonts w:ascii="Times New Roman" w:hAnsi="Times New Roman" w:cs="Times New Roman"/>
            </w:rPr>
          </w:pPr>
          <w:r w:rsidRPr="0003541E">
            <w:rPr>
              <w:rFonts w:ascii="Times New Roman" w:hAnsi="Times New Roman" w:cs="Times New Roman"/>
              <w:b/>
              <w:bCs/>
              <w:noProof/>
              <w:sz w:val="24"/>
              <w:szCs w:val="24"/>
            </w:rPr>
            <w:fldChar w:fldCharType="end"/>
          </w:r>
        </w:p>
      </w:sdtContent>
    </w:sdt>
    <w:p w14:paraId="13DE38CD" w14:textId="77777777" w:rsidR="009814E1" w:rsidRPr="00C06B81" w:rsidRDefault="009814E1">
      <w:pPr>
        <w:rPr>
          <w:rFonts w:ascii="Times New Roman" w:hAnsi="Times New Roman" w:cs="Times New Roman"/>
        </w:rPr>
      </w:pPr>
    </w:p>
    <w:p w14:paraId="4F35D5A2" w14:textId="77777777" w:rsidR="009814E1" w:rsidRPr="00C06B81" w:rsidRDefault="009814E1">
      <w:pPr>
        <w:rPr>
          <w:rFonts w:ascii="Times New Roman" w:hAnsi="Times New Roman" w:cs="Times New Roman"/>
        </w:rPr>
      </w:pPr>
    </w:p>
    <w:p w14:paraId="75F52BA8" w14:textId="77777777" w:rsidR="00D56A00" w:rsidRDefault="00D56A00">
      <w:pPr>
        <w:rPr>
          <w:rFonts w:ascii="Times New Roman" w:eastAsiaTheme="majorEastAsia" w:hAnsi="Times New Roman" w:cs="Times New Roman"/>
          <w:color w:val="2F5496" w:themeColor="accent1" w:themeShade="BF"/>
          <w:sz w:val="32"/>
          <w:szCs w:val="32"/>
        </w:rPr>
      </w:pPr>
      <w:r>
        <w:rPr>
          <w:rFonts w:ascii="Times New Roman" w:hAnsi="Times New Roman" w:cs="Times New Roman"/>
        </w:rPr>
        <w:br w:type="page"/>
      </w:r>
    </w:p>
    <w:p w14:paraId="55F77307" w14:textId="4129A6EA" w:rsidR="009814E1" w:rsidRPr="00C06B81" w:rsidRDefault="009814E1" w:rsidP="00272394">
      <w:pPr>
        <w:pStyle w:val="Heading1"/>
        <w:rPr>
          <w:rFonts w:ascii="Times New Roman" w:hAnsi="Times New Roman" w:cs="Times New Roman"/>
        </w:rPr>
      </w:pPr>
      <w:bookmarkStart w:id="0" w:name="_Toc56634881"/>
      <w:r w:rsidRPr="00C06B81">
        <w:rPr>
          <w:rFonts w:ascii="Times New Roman" w:hAnsi="Times New Roman" w:cs="Times New Roman"/>
        </w:rPr>
        <w:lastRenderedPageBreak/>
        <w:t>Chapter 1</w:t>
      </w:r>
      <w:bookmarkEnd w:id="0"/>
      <w:r w:rsidRPr="00C06B81">
        <w:rPr>
          <w:rFonts w:ascii="Times New Roman" w:hAnsi="Times New Roman" w:cs="Times New Roman"/>
        </w:rPr>
        <w:t xml:space="preserve"> </w:t>
      </w:r>
    </w:p>
    <w:p w14:paraId="1104BE78" w14:textId="77777777" w:rsidR="009814E1" w:rsidRPr="00C06B81" w:rsidRDefault="009814E1" w:rsidP="00272394">
      <w:pPr>
        <w:pStyle w:val="Heading2"/>
        <w:rPr>
          <w:rFonts w:ascii="Times New Roman" w:hAnsi="Times New Roman" w:cs="Times New Roman"/>
        </w:rPr>
      </w:pPr>
      <w:bookmarkStart w:id="1" w:name="_Toc56634882"/>
      <w:r w:rsidRPr="00C06B81">
        <w:rPr>
          <w:rFonts w:ascii="Times New Roman" w:hAnsi="Times New Roman" w:cs="Times New Roman"/>
        </w:rPr>
        <w:t>Introduction to the Integration Guide</w:t>
      </w:r>
      <w:bookmarkEnd w:id="1"/>
      <w:r w:rsidRPr="00C06B81">
        <w:rPr>
          <w:rFonts w:ascii="Times New Roman" w:hAnsi="Times New Roman" w:cs="Times New Roman"/>
        </w:rPr>
        <w:t xml:space="preserve"> </w:t>
      </w:r>
    </w:p>
    <w:p w14:paraId="7E0BBCC9" w14:textId="77777777" w:rsidR="009814E1" w:rsidRPr="00C06B81" w:rsidRDefault="009814E1">
      <w:pPr>
        <w:rPr>
          <w:rFonts w:ascii="Times New Roman" w:hAnsi="Times New Roman" w:cs="Times New Roman"/>
        </w:rPr>
      </w:pPr>
    </w:p>
    <w:p w14:paraId="235657E4" w14:textId="77777777" w:rsidR="009814E1" w:rsidRPr="00C06B81" w:rsidRDefault="009814E1" w:rsidP="00272394">
      <w:pPr>
        <w:pStyle w:val="Heading3"/>
        <w:rPr>
          <w:rFonts w:ascii="Times New Roman" w:hAnsi="Times New Roman" w:cs="Times New Roman"/>
        </w:rPr>
      </w:pPr>
      <w:bookmarkStart w:id="2" w:name="_Toc56634883"/>
      <w:r w:rsidRPr="00C06B81">
        <w:rPr>
          <w:rFonts w:ascii="Times New Roman" w:hAnsi="Times New Roman" w:cs="Times New Roman"/>
        </w:rPr>
        <w:t>Purpose</w:t>
      </w:r>
      <w:bookmarkEnd w:id="2"/>
      <w:r w:rsidRPr="00C06B81">
        <w:rPr>
          <w:rFonts w:ascii="Times New Roman" w:hAnsi="Times New Roman" w:cs="Times New Roman"/>
        </w:rPr>
        <w:t xml:space="preserve"> </w:t>
      </w:r>
    </w:p>
    <w:p w14:paraId="42769CD2" w14:textId="63ECFD2F" w:rsidR="009814E1" w:rsidRPr="00C06B81" w:rsidRDefault="00FE2966">
      <w:pPr>
        <w:rPr>
          <w:rFonts w:ascii="Times New Roman" w:hAnsi="Times New Roman" w:cs="Times New Roman"/>
        </w:rPr>
      </w:pPr>
      <w:r w:rsidRPr="00C06B81">
        <w:rPr>
          <w:rFonts w:ascii="Times New Roman" w:hAnsi="Times New Roman" w:cs="Times New Roman"/>
        </w:rPr>
        <w:t>CoreLogic Print &amp; Ship</w:t>
      </w:r>
      <w:r w:rsidR="009814E1" w:rsidRPr="00C06B81">
        <w:rPr>
          <w:rFonts w:ascii="Times New Roman" w:hAnsi="Times New Roman" w:cs="Times New Roman"/>
        </w:rPr>
        <w:t xml:space="preserve"> integration guide is a reference manual for</w:t>
      </w:r>
      <w:r w:rsidRPr="00C06B81">
        <w:rPr>
          <w:rFonts w:ascii="Times New Roman" w:hAnsi="Times New Roman" w:cs="Times New Roman"/>
        </w:rPr>
        <w:t xml:space="preserve"> Customers who</w:t>
      </w:r>
      <w:r w:rsidR="00523FC2" w:rsidRPr="00C06B81">
        <w:rPr>
          <w:rFonts w:ascii="Times New Roman" w:hAnsi="Times New Roman" w:cs="Times New Roman"/>
        </w:rPr>
        <w:t xml:space="preserve"> can make print &amp; ship request to CoreLogic and receive response with Shipping information from CoreLogic using </w:t>
      </w:r>
      <w:r w:rsidR="002F353C" w:rsidRPr="00C06B81">
        <w:rPr>
          <w:rFonts w:ascii="Times New Roman" w:hAnsi="Times New Roman" w:cs="Times New Roman"/>
        </w:rPr>
        <w:t>API I</w:t>
      </w:r>
      <w:r w:rsidR="00523FC2" w:rsidRPr="00C06B81">
        <w:rPr>
          <w:rFonts w:ascii="Times New Roman" w:hAnsi="Times New Roman" w:cs="Times New Roman"/>
        </w:rPr>
        <w:t xml:space="preserve">ntegration. </w:t>
      </w:r>
    </w:p>
    <w:p w14:paraId="5B6AF9B5" w14:textId="77777777" w:rsidR="00523FC2" w:rsidRPr="00C06B81" w:rsidRDefault="00523FC2">
      <w:pPr>
        <w:rPr>
          <w:rFonts w:ascii="Times New Roman" w:hAnsi="Times New Roman" w:cs="Times New Roman"/>
        </w:rPr>
      </w:pPr>
    </w:p>
    <w:p w14:paraId="31FA714B" w14:textId="77777777" w:rsidR="00523FC2" w:rsidRPr="00C06B81" w:rsidRDefault="00523FC2" w:rsidP="00272394">
      <w:pPr>
        <w:pStyle w:val="Heading1"/>
        <w:rPr>
          <w:rFonts w:ascii="Times New Roman" w:hAnsi="Times New Roman" w:cs="Times New Roman"/>
        </w:rPr>
      </w:pPr>
      <w:bookmarkStart w:id="3" w:name="_Toc56634884"/>
      <w:r w:rsidRPr="00C06B81">
        <w:rPr>
          <w:rFonts w:ascii="Times New Roman" w:hAnsi="Times New Roman" w:cs="Times New Roman"/>
        </w:rPr>
        <w:t>Conventions used in this guide</w:t>
      </w:r>
      <w:bookmarkEnd w:id="3"/>
    </w:p>
    <w:p w14:paraId="6FD90A3B" w14:textId="72E6DA83" w:rsidR="00523FC2" w:rsidRPr="00C06B81" w:rsidRDefault="00523FC2">
      <w:pPr>
        <w:rPr>
          <w:rFonts w:ascii="Times New Roman" w:hAnsi="Times New Roman" w:cs="Times New Roman"/>
        </w:rPr>
      </w:pPr>
      <w:r w:rsidRPr="00C06B81">
        <w:rPr>
          <w:rFonts w:ascii="Times New Roman" w:hAnsi="Times New Roman" w:cs="Times New Roman"/>
        </w:rPr>
        <w:t>The guide contains notes, tips and warning information to aid when using CL</w:t>
      </w:r>
      <w:r w:rsidR="002F353C" w:rsidRPr="00C06B81">
        <w:rPr>
          <w:rFonts w:ascii="Times New Roman" w:hAnsi="Times New Roman" w:cs="Times New Roman"/>
        </w:rPr>
        <w:t xml:space="preserve"> </w:t>
      </w:r>
      <w:r w:rsidRPr="00C06B81">
        <w:rPr>
          <w:rFonts w:ascii="Times New Roman" w:hAnsi="Times New Roman" w:cs="Times New Roman"/>
        </w:rPr>
        <w:t xml:space="preserve">integration for print &amp; ship requests. </w:t>
      </w:r>
    </w:p>
    <w:p w14:paraId="746A7E47" w14:textId="77777777" w:rsidR="00523FC2" w:rsidRPr="00C06B81" w:rsidRDefault="00523FC2">
      <w:pPr>
        <w:rPr>
          <w:rFonts w:ascii="Times New Roman" w:hAnsi="Times New Roman" w:cs="Times New Roman"/>
        </w:rPr>
      </w:pPr>
    </w:p>
    <w:p w14:paraId="347B6BF2" w14:textId="77777777" w:rsidR="00523FC2" w:rsidRPr="00C06B81" w:rsidRDefault="00523FC2">
      <w:pPr>
        <w:rPr>
          <w:rFonts w:ascii="Times New Roman" w:hAnsi="Times New Roman" w:cs="Times New Roman"/>
        </w:rPr>
      </w:pPr>
      <w:r w:rsidRPr="00C06B81">
        <w:rPr>
          <w:rFonts w:ascii="Times New Roman" w:hAnsi="Times New Roman" w:cs="Times New Roman"/>
          <w:b/>
          <w:bCs/>
          <w:color w:val="1F3864" w:themeColor="accent1" w:themeShade="80"/>
        </w:rPr>
        <w:t>Notes</w:t>
      </w:r>
      <w:r w:rsidRPr="00C06B81">
        <w:rPr>
          <w:rFonts w:ascii="Times New Roman" w:hAnsi="Times New Roman" w:cs="Times New Roman"/>
          <w:color w:val="1F3864" w:themeColor="accent1" w:themeShade="80"/>
        </w:rPr>
        <w:t xml:space="preserve"> </w:t>
      </w:r>
      <w:r w:rsidRPr="00C06B81">
        <w:rPr>
          <w:rFonts w:ascii="Times New Roman" w:hAnsi="Times New Roman" w:cs="Times New Roman"/>
        </w:rPr>
        <w:t>provide special information that may help you understand a concept</w:t>
      </w:r>
      <w:r w:rsidR="005350C9" w:rsidRPr="00C06B81">
        <w:rPr>
          <w:rFonts w:ascii="Times New Roman" w:hAnsi="Times New Roman" w:cs="Times New Roman"/>
        </w:rPr>
        <w:t>.</w:t>
      </w:r>
    </w:p>
    <w:tbl>
      <w:tblPr>
        <w:tblStyle w:val="TableGrid"/>
        <w:tblW w:w="5000" w:type="pct"/>
        <w:tblLook w:val="04A0" w:firstRow="1" w:lastRow="0" w:firstColumn="1" w:lastColumn="0" w:noHBand="0" w:noVBand="1"/>
      </w:tblPr>
      <w:tblGrid>
        <w:gridCol w:w="1556"/>
        <w:gridCol w:w="7794"/>
      </w:tblGrid>
      <w:tr w:rsidR="00523FC2" w:rsidRPr="00C06B81" w14:paraId="77BDA0C0" w14:textId="77777777" w:rsidTr="004A42FF">
        <w:trPr>
          <w:trHeight w:val="777"/>
        </w:trPr>
        <w:tc>
          <w:tcPr>
            <w:tcW w:w="832" w:type="pct"/>
          </w:tcPr>
          <w:p w14:paraId="7DE8EA04" w14:textId="77777777" w:rsidR="00523FC2" w:rsidRPr="00C06B81" w:rsidRDefault="005350C9">
            <w:pPr>
              <w:rPr>
                <w:rFonts w:ascii="Times New Roman" w:hAnsi="Times New Roman" w:cs="Times New Roman"/>
              </w:rPr>
            </w:pPr>
            <w:r w:rsidRPr="00C06B81">
              <w:rPr>
                <w:rFonts w:ascii="Times New Roman" w:hAnsi="Times New Roman" w:cs="Times New Roman"/>
                <w:b/>
                <w:bCs/>
                <w:noProof/>
                <w:color w:val="1F3864" w:themeColor="accent1" w:themeShade="80"/>
                <w:lang w:bidi="ar-SA"/>
              </w:rPr>
              <mc:AlternateContent>
                <mc:Choice Requires="wps">
                  <w:drawing>
                    <wp:anchor distT="0" distB="0" distL="114300" distR="114300" simplePos="0" relativeHeight="251658240" behindDoc="0" locked="0" layoutInCell="1" allowOverlap="1" wp14:anchorId="4B57FEA4" wp14:editId="09D0C123">
                      <wp:simplePos x="0" y="0"/>
                      <wp:positionH relativeFrom="column">
                        <wp:posOffset>287655</wp:posOffset>
                      </wp:positionH>
                      <wp:positionV relativeFrom="paragraph">
                        <wp:posOffset>85725</wp:posOffset>
                      </wp:positionV>
                      <wp:extent cx="260648" cy="260648"/>
                      <wp:effectExtent l="0" t="0" r="25400" b="25400"/>
                      <wp:wrapNone/>
                      <wp:docPr id="2" name="Graphic 1" descr="Pin"/>
                      <wp:cNvGraphicFramePr/>
                      <a:graphic xmlns:a="http://schemas.openxmlformats.org/drawingml/2006/main">
                        <a:graphicData uri="http://schemas.microsoft.com/office/word/2010/wordprocessingShape">
                          <wps:wsp>
                            <wps:cNvSpPr/>
                            <wps:spPr>
                              <a:xfrm>
                                <a:off x="0" y="0"/>
                                <a:ext cx="260648" cy="260648"/>
                              </a:xfrm>
                              <a:custGeom>
                                <a:avLst/>
                                <a:gdLst>
                                  <a:gd name="connsiteX0" fmla="*/ 127201 w 260647"/>
                                  <a:gd name="connsiteY0" fmla="*/ 252018 h 260647"/>
                                  <a:gd name="connsiteX1" fmla="*/ 179698 w 260647"/>
                                  <a:gd name="connsiteY1" fmla="*/ 199522 h 260647"/>
                                  <a:gd name="connsiteX2" fmla="*/ 254221 w 260647"/>
                                  <a:gd name="connsiteY2" fmla="*/ 260095 h 260647"/>
                                  <a:gd name="connsiteX3" fmla="*/ 259727 w 260647"/>
                                  <a:gd name="connsiteY3" fmla="*/ 259727 h 260647"/>
                                  <a:gd name="connsiteX4" fmla="*/ 260095 w 260647"/>
                                  <a:gd name="connsiteY4" fmla="*/ 254221 h 260647"/>
                                  <a:gd name="connsiteX5" fmla="*/ 199522 w 260647"/>
                                  <a:gd name="connsiteY5" fmla="*/ 180065 h 260647"/>
                                  <a:gd name="connsiteX6" fmla="*/ 252018 w 260647"/>
                                  <a:gd name="connsiteY6" fmla="*/ 127568 h 260647"/>
                                  <a:gd name="connsiteX7" fmla="*/ 255322 w 260647"/>
                                  <a:gd name="connsiteY7" fmla="*/ 112150 h 260647"/>
                                  <a:gd name="connsiteX8" fmla="*/ 242840 w 260647"/>
                                  <a:gd name="connsiteY8" fmla="*/ 102605 h 260647"/>
                                  <a:gd name="connsiteX9" fmla="*/ 191812 w 260647"/>
                                  <a:gd name="connsiteY9" fmla="*/ 115821 h 260647"/>
                                  <a:gd name="connsiteX10" fmla="*/ 113985 w 260647"/>
                                  <a:gd name="connsiteY10" fmla="*/ 53412 h 260647"/>
                                  <a:gd name="connsiteX11" fmla="*/ 122429 w 260647"/>
                                  <a:gd name="connsiteY11" fmla="*/ 11929 h 260647"/>
                                  <a:gd name="connsiteX12" fmla="*/ 101136 w 260647"/>
                                  <a:gd name="connsiteY12" fmla="*/ 3118 h 260647"/>
                                  <a:gd name="connsiteX13" fmla="*/ 3118 w 260647"/>
                                  <a:gd name="connsiteY13" fmla="*/ 101136 h 260647"/>
                                  <a:gd name="connsiteX14" fmla="*/ 11929 w 260647"/>
                                  <a:gd name="connsiteY14" fmla="*/ 122429 h 260647"/>
                                  <a:gd name="connsiteX15" fmla="*/ 53412 w 260647"/>
                                  <a:gd name="connsiteY15" fmla="*/ 113985 h 260647"/>
                                  <a:gd name="connsiteX16" fmla="*/ 115821 w 260647"/>
                                  <a:gd name="connsiteY16" fmla="*/ 191812 h 260647"/>
                                  <a:gd name="connsiteX17" fmla="*/ 102605 w 260647"/>
                                  <a:gd name="connsiteY17" fmla="*/ 242840 h 260647"/>
                                  <a:gd name="connsiteX18" fmla="*/ 112150 w 260647"/>
                                  <a:gd name="connsiteY18" fmla="*/ 255322 h 260647"/>
                                  <a:gd name="connsiteX19" fmla="*/ 127201 w 260647"/>
                                  <a:gd name="connsiteY19" fmla="*/ 252018 h 2606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260647" h="260647">
                                    <a:moveTo>
                                      <a:pt x="127201" y="252018"/>
                                    </a:moveTo>
                                    <a:lnTo>
                                      <a:pt x="179698" y="199522"/>
                                    </a:lnTo>
                                    <a:lnTo>
                                      <a:pt x="254221" y="260095"/>
                                    </a:lnTo>
                                    <a:cubicBezTo>
                                      <a:pt x="255689" y="261563"/>
                                      <a:pt x="258259" y="261196"/>
                                      <a:pt x="259727" y="259727"/>
                                    </a:cubicBezTo>
                                    <a:cubicBezTo>
                                      <a:pt x="261196" y="258259"/>
                                      <a:pt x="261196" y="256056"/>
                                      <a:pt x="260095" y="254221"/>
                                    </a:cubicBezTo>
                                    <a:lnTo>
                                      <a:pt x="199522" y="180065"/>
                                    </a:lnTo>
                                    <a:lnTo>
                                      <a:pt x="252018" y="127568"/>
                                    </a:lnTo>
                                    <a:cubicBezTo>
                                      <a:pt x="256056" y="123530"/>
                                      <a:pt x="257158" y="117656"/>
                                      <a:pt x="255322" y="112150"/>
                                    </a:cubicBezTo>
                                    <a:cubicBezTo>
                                      <a:pt x="253487" y="106643"/>
                                      <a:pt x="248347" y="102972"/>
                                      <a:pt x="242840" y="102605"/>
                                    </a:cubicBezTo>
                                    <a:cubicBezTo>
                                      <a:pt x="228156" y="101136"/>
                                      <a:pt x="210168" y="105909"/>
                                      <a:pt x="191812" y="115821"/>
                                    </a:cubicBezTo>
                                    <a:lnTo>
                                      <a:pt x="113985" y="53412"/>
                                    </a:lnTo>
                                    <a:cubicBezTo>
                                      <a:pt x="120593" y="40563"/>
                                      <a:pt x="123530" y="26246"/>
                                      <a:pt x="122429" y="11929"/>
                                    </a:cubicBezTo>
                                    <a:cubicBezTo>
                                      <a:pt x="120960" y="1650"/>
                                      <a:pt x="108111" y="-3857"/>
                                      <a:pt x="101136" y="3118"/>
                                    </a:cubicBezTo>
                                    <a:lnTo>
                                      <a:pt x="3118" y="101136"/>
                                    </a:lnTo>
                                    <a:cubicBezTo>
                                      <a:pt x="-3857" y="108111"/>
                                      <a:pt x="1650" y="120960"/>
                                      <a:pt x="11929" y="122429"/>
                                    </a:cubicBezTo>
                                    <a:cubicBezTo>
                                      <a:pt x="26246" y="123530"/>
                                      <a:pt x="40563" y="120960"/>
                                      <a:pt x="53412" y="113985"/>
                                    </a:cubicBezTo>
                                    <a:lnTo>
                                      <a:pt x="115821" y="191812"/>
                                    </a:lnTo>
                                    <a:cubicBezTo>
                                      <a:pt x="105909" y="210168"/>
                                      <a:pt x="101503" y="228156"/>
                                      <a:pt x="102605" y="242840"/>
                                    </a:cubicBezTo>
                                    <a:cubicBezTo>
                                      <a:pt x="102972" y="248347"/>
                                      <a:pt x="106643" y="253487"/>
                                      <a:pt x="112150" y="255322"/>
                                    </a:cubicBezTo>
                                    <a:cubicBezTo>
                                      <a:pt x="117289" y="257525"/>
                                      <a:pt x="123163" y="256056"/>
                                      <a:pt x="127201" y="252018"/>
                                    </a:cubicBezTo>
                                    <a:close/>
                                  </a:path>
                                </a:pathLst>
                              </a:custGeom>
                              <a:solidFill>
                                <a:srgbClr val="000000"/>
                              </a:solidFill>
                              <a:ln w="3671"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D23DB3" id="Graphic 1" o:spid="_x0000_s1026" alt="Pin" style="position:absolute;margin-left:22.65pt;margin-top:6.75pt;width:20.5pt;height:20.5pt;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260647,260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" path="m127201,252018r52497,-52496l254221,260095v1468,1468,4038,1101,5506,-368c261196,258259,261196,256056,260095,254221l199522,180065r52496,-52497c256056,123530,257158,117656,255322,112150v-1835,-5507,-6975,-9178,-12482,-9545c228156,101136,210168,105909,191812,115821l113985,53412v6608,-12849,9545,-27166,8444,-41483c120960,1650,108111,-3857,101136,3118l3118,101136v-6975,6975,-1468,19824,8811,21293c26246,123530,40563,120960,53412,113985r62409,77827c105909,210168,101503,228156,102605,242840v367,5507,4038,10647,9545,12482c117289,257525,123163,256056,127201,252018xe" fillcolor="black" stroked="f" strokeweight=".102mm">
                      <v:stroke joinstyle="miter"/>
                      <v:path arrowok="t" o:connecttype="custom" o:connectlocs="127201,252019;179699,199523;254222,260096;259728,259728;260096,254222;199523,180066;252019,127568;255323,112150;242841,102605;191813,115821;113985,53412;122429,11929;101136,3118;3118,101136;11929,122429;53412,113985;115821,191813;102605,242841;112150,255323;127201,252019" o:connectangles="0,0,0,0,0,0,0,0,0,0,0,0,0,0,0,0,0,0,0,0"/>
                    </v:shape>
                  </w:pict>
                </mc:Fallback>
              </mc:AlternateContent>
            </w:r>
          </w:p>
        </w:tc>
        <w:tc>
          <w:tcPr>
            <w:tcW w:w="4168" w:type="pct"/>
          </w:tcPr>
          <w:p w14:paraId="6B66AA1D" w14:textId="77777777" w:rsidR="005350C9" w:rsidRPr="00C06B81" w:rsidRDefault="005350C9">
            <w:pPr>
              <w:rPr>
                <w:rFonts w:ascii="Times New Roman" w:hAnsi="Times New Roman" w:cs="Times New Roman"/>
              </w:rPr>
            </w:pPr>
          </w:p>
          <w:p w14:paraId="5C9914BE" w14:textId="77777777" w:rsidR="00523FC2" w:rsidRPr="00C06B81" w:rsidRDefault="005350C9">
            <w:pPr>
              <w:rPr>
                <w:rFonts w:ascii="Times New Roman" w:hAnsi="Times New Roman" w:cs="Times New Roman"/>
              </w:rPr>
            </w:pPr>
            <w:r w:rsidRPr="00C06B81">
              <w:rPr>
                <w:rFonts w:ascii="Times New Roman" w:hAnsi="Times New Roman" w:cs="Times New Roman"/>
              </w:rPr>
              <w:t>Note: A note look like this</w:t>
            </w:r>
          </w:p>
        </w:tc>
      </w:tr>
    </w:tbl>
    <w:p w14:paraId="40CCDCE3" w14:textId="77777777" w:rsidR="00523FC2" w:rsidRPr="00C06B81" w:rsidRDefault="00523FC2">
      <w:pPr>
        <w:rPr>
          <w:rFonts w:ascii="Times New Roman" w:hAnsi="Times New Roman" w:cs="Times New Roman"/>
        </w:rPr>
      </w:pPr>
    </w:p>
    <w:p w14:paraId="0E42C31D" w14:textId="77777777" w:rsidR="005350C9" w:rsidRPr="00C06B81" w:rsidRDefault="005350C9">
      <w:pPr>
        <w:rPr>
          <w:rFonts w:ascii="Times New Roman" w:hAnsi="Times New Roman" w:cs="Times New Roman"/>
        </w:rPr>
      </w:pPr>
      <w:r w:rsidRPr="00C06B81">
        <w:rPr>
          <w:rFonts w:ascii="Times New Roman" w:hAnsi="Times New Roman" w:cs="Times New Roman"/>
          <w:b/>
          <w:bCs/>
          <w:color w:val="1F3864" w:themeColor="accent1" w:themeShade="80"/>
        </w:rPr>
        <w:t>Tips</w:t>
      </w:r>
      <w:r w:rsidRPr="00C06B81">
        <w:rPr>
          <w:rFonts w:ascii="Times New Roman" w:hAnsi="Times New Roman" w:cs="Times New Roman"/>
          <w:color w:val="1F3864" w:themeColor="accent1" w:themeShade="80"/>
        </w:rPr>
        <w:t xml:space="preserve"> </w:t>
      </w:r>
      <w:r w:rsidRPr="00C06B81">
        <w:rPr>
          <w:rFonts w:ascii="Times New Roman" w:hAnsi="Times New Roman" w:cs="Times New Roman"/>
        </w:rPr>
        <w:t>have helpful information or shortcuts that may help you.</w:t>
      </w:r>
    </w:p>
    <w:tbl>
      <w:tblPr>
        <w:tblStyle w:val="TableGrid"/>
        <w:tblW w:w="5000" w:type="pct"/>
        <w:tblLook w:val="04A0" w:firstRow="1" w:lastRow="0" w:firstColumn="1" w:lastColumn="0" w:noHBand="0" w:noVBand="1"/>
      </w:tblPr>
      <w:tblGrid>
        <w:gridCol w:w="1556"/>
        <w:gridCol w:w="7794"/>
      </w:tblGrid>
      <w:tr w:rsidR="005350C9" w:rsidRPr="00C06B81" w14:paraId="68B016F4" w14:textId="77777777" w:rsidTr="004A42FF">
        <w:trPr>
          <w:trHeight w:val="777"/>
        </w:trPr>
        <w:tc>
          <w:tcPr>
            <w:tcW w:w="832" w:type="pct"/>
          </w:tcPr>
          <w:p w14:paraId="3243F06D" w14:textId="77777777" w:rsidR="005350C9" w:rsidRPr="00C06B81" w:rsidRDefault="005350C9" w:rsidP="00C41015">
            <w:pPr>
              <w:rPr>
                <w:rFonts w:ascii="Times New Roman" w:hAnsi="Times New Roman" w:cs="Times New Roman"/>
              </w:rPr>
            </w:pPr>
            <w:r w:rsidRPr="00C06B81">
              <w:rPr>
                <w:rFonts w:ascii="Times New Roman" w:hAnsi="Times New Roman" w:cs="Times New Roman"/>
                <w:noProof/>
                <w:lang w:bidi="ar-SA"/>
              </w:rPr>
              <mc:AlternateContent>
                <mc:Choice Requires="wpg">
                  <w:drawing>
                    <wp:anchor distT="0" distB="0" distL="114300" distR="114300" simplePos="0" relativeHeight="251658241" behindDoc="0" locked="0" layoutInCell="1" allowOverlap="1" wp14:anchorId="129BA63C" wp14:editId="7844F8D3">
                      <wp:simplePos x="0" y="0"/>
                      <wp:positionH relativeFrom="column">
                        <wp:posOffset>233045</wp:posOffset>
                      </wp:positionH>
                      <wp:positionV relativeFrom="paragraph">
                        <wp:posOffset>114935</wp:posOffset>
                      </wp:positionV>
                      <wp:extent cx="361950" cy="323850"/>
                      <wp:effectExtent l="0" t="0" r="0" b="0"/>
                      <wp:wrapNone/>
                      <wp:docPr id="5" name="Graphic 4" descr="Lightbulb and gear"/>
                      <wp:cNvGraphicFramePr/>
                      <a:graphic xmlns:a="http://schemas.openxmlformats.org/drawingml/2006/main">
                        <a:graphicData uri="http://schemas.microsoft.com/office/word/2010/wordprocessingGroup">
                          <wpg:wgp>
                            <wpg:cNvGrpSpPr/>
                            <wpg:grpSpPr>
                              <a:xfrm>
                                <a:off x="0" y="0"/>
                                <a:ext cx="361950" cy="323850"/>
                                <a:chOff x="914400" y="5362575"/>
                                <a:chExt cx="352425" cy="352425"/>
                              </a:xfrm>
                            </wpg:grpSpPr>
                            <wps:wsp>
                              <wps:cNvPr id="6" name="Freeform: Shape 6"/>
                              <wps:cNvSpPr/>
                              <wps:spPr>
                                <a:xfrm>
                                  <a:off x="1045238" y="5481445"/>
                                  <a:ext cx="80764" cy="80764"/>
                                </a:xfrm>
                                <a:custGeom>
                                  <a:avLst/>
                                  <a:gdLst>
                                    <a:gd name="connsiteX0" fmla="*/ 72284 w 80764"/>
                                    <a:gd name="connsiteY0" fmla="*/ 24927 h 80764"/>
                                    <a:gd name="connsiteX1" fmla="*/ 75404 w 80764"/>
                                    <a:gd name="connsiteY1" fmla="*/ 15676 h 80764"/>
                                    <a:gd name="connsiteX2" fmla="*/ 68356 w 80764"/>
                                    <a:gd name="connsiteY2" fmla="*/ 8627 h 80764"/>
                                    <a:gd name="connsiteX3" fmla="*/ 59105 w 80764"/>
                                    <a:gd name="connsiteY3" fmla="*/ 11748 h 80764"/>
                                    <a:gd name="connsiteX4" fmla="*/ 51469 w 80764"/>
                                    <a:gd name="connsiteY4" fmla="*/ 8627 h 80764"/>
                                    <a:gd name="connsiteX5" fmla="*/ 47137 w 80764"/>
                                    <a:gd name="connsiteY5" fmla="*/ 0 h 80764"/>
                                    <a:gd name="connsiteX6" fmla="*/ 37298 w 80764"/>
                                    <a:gd name="connsiteY6" fmla="*/ 0 h 80764"/>
                                    <a:gd name="connsiteX7" fmla="*/ 32930 w 80764"/>
                                    <a:gd name="connsiteY7" fmla="*/ 8664 h 80764"/>
                                    <a:gd name="connsiteX8" fmla="*/ 25257 w 80764"/>
                                    <a:gd name="connsiteY8" fmla="*/ 11784 h 80764"/>
                                    <a:gd name="connsiteX9" fmla="*/ 16006 w 80764"/>
                                    <a:gd name="connsiteY9" fmla="*/ 8664 h 80764"/>
                                    <a:gd name="connsiteX10" fmla="*/ 8957 w 80764"/>
                                    <a:gd name="connsiteY10" fmla="*/ 15712 h 80764"/>
                                    <a:gd name="connsiteX11" fmla="*/ 11894 w 80764"/>
                                    <a:gd name="connsiteY11" fmla="*/ 24963 h 80764"/>
                                    <a:gd name="connsiteX12" fmla="*/ 8664 w 80764"/>
                                    <a:gd name="connsiteY12" fmla="*/ 32599 h 80764"/>
                                    <a:gd name="connsiteX13" fmla="*/ 0 w 80764"/>
                                    <a:gd name="connsiteY13" fmla="*/ 36931 h 80764"/>
                                    <a:gd name="connsiteX14" fmla="*/ 0 w 80764"/>
                                    <a:gd name="connsiteY14" fmla="*/ 46623 h 80764"/>
                                    <a:gd name="connsiteX15" fmla="*/ 8664 w 80764"/>
                                    <a:gd name="connsiteY15" fmla="*/ 50991 h 80764"/>
                                    <a:gd name="connsiteX16" fmla="*/ 11784 w 80764"/>
                                    <a:gd name="connsiteY16" fmla="*/ 58627 h 80764"/>
                                    <a:gd name="connsiteX17" fmla="*/ 8664 w 80764"/>
                                    <a:gd name="connsiteY17" fmla="*/ 67879 h 80764"/>
                                    <a:gd name="connsiteX18" fmla="*/ 16006 w 80764"/>
                                    <a:gd name="connsiteY18" fmla="*/ 74927 h 80764"/>
                                    <a:gd name="connsiteX19" fmla="*/ 25257 w 80764"/>
                                    <a:gd name="connsiteY19" fmla="*/ 71770 h 80764"/>
                                    <a:gd name="connsiteX20" fmla="*/ 32893 w 80764"/>
                                    <a:gd name="connsiteY20" fmla="*/ 74927 h 80764"/>
                                    <a:gd name="connsiteX21" fmla="*/ 37225 w 80764"/>
                                    <a:gd name="connsiteY21" fmla="*/ 83554 h 80764"/>
                                    <a:gd name="connsiteX22" fmla="*/ 47063 w 80764"/>
                                    <a:gd name="connsiteY22" fmla="*/ 83554 h 80764"/>
                                    <a:gd name="connsiteX23" fmla="*/ 51432 w 80764"/>
                                    <a:gd name="connsiteY23" fmla="*/ 75074 h 80764"/>
                                    <a:gd name="connsiteX24" fmla="*/ 58958 w 80764"/>
                                    <a:gd name="connsiteY24" fmla="*/ 72027 h 80764"/>
                                    <a:gd name="connsiteX25" fmla="*/ 68172 w 80764"/>
                                    <a:gd name="connsiteY25" fmla="*/ 75184 h 80764"/>
                                    <a:gd name="connsiteX26" fmla="*/ 75221 w 80764"/>
                                    <a:gd name="connsiteY26" fmla="*/ 68099 h 80764"/>
                                    <a:gd name="connsiteX27" fmla="*/ 72100 w 80764"/>
                                    <a:gd name="connsiteY27" fmla="*/ 58884 h 80764"/>
                                    <a:gd name="connsiteX28" fmla="*/ 75441 w 80764"/>
                                    <a:gd name="connsiteY28" fmla="*/ 51212 h 80764"/>
                                    <a:gd name="connsiteX29" fmla="*/ 84068 w 80764"/>
                                    <a:gd name="connsiteY29" fmla="*/ 46880 h 80764"/>
                                    <a:gd name="connsiteX30" fmla="*/ 84068 w 80764"/>
                                    <a:gd name="connsiteY30" fmla="*/ 36931 h 80764"/>
                                    <a:gd name="connsiteX31" fmla="*/ 75404 w 80764"/>
                                    <a:gd name="connsiteY31" fmla="*/ 32563 h 80764"/>
                                    <a:gd name="connsiteX32" fmla="*/ 72284 w 80764"/>
                                    <a:gd name="connsiteY32" fmla="*/ 24927 h 80764"/>
                                    <a:gd name="connsiteX33" fmla="*/ 42181 w 80764"/>
                                    <a:gd name="connsiteY33" fmla="*/ 56608 h 80764"/>
                                    <a:gd name="connsiteX34" fmla="*/ 27496 w 80764"/>
                                    <a:gd name="connsiteY34" fmla="*/ 41924 h 80764"/>
                                    <a:gd name="connsiteX35" fmla="*/ 42181 w 80764"/>
                                    <a:gd name="connsiteY35" fmla="*/ 27240 h 80764"/>
                                    <a:gd name="connsiteX36" fmla="*/ 56865 w 80764"/>
                                    <a:gd name="connsiteY36" fmla="*/ 41924 h 80764"/>
                                    <a:gd name="connsiteX37" fmla="*/ 42181 w 80764"/>
                                    <a:gd name="connsiteY37" fmla="*/ 56608 h 80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Lst>
                                  <a:rect l="l" t="t" r="r" b="b"/>
                                  <a:pathLst>
                                    <a:path w="80764" h="80764">
                                      <a:moveTo>
                                        <a:pt x="72284" y="24927"/>
                                      </a:moveTo>
                                      <a:lnTo>
                                        <a:pt x="75404" y="15676"/>
                                      </a:lnTo>
                                      <a:lnTo>
                                        <a:pt x="68356" y="8627"/>
                                      </a:lnTo>
                                      <a:lnTo>
                                        <a:pt x="59105" y="11748"/>
                                      </a:lnTo>
                                      <a:cubicBezTo>
                                        <a:pt x="56700" y="10392"/>
                                        <a:pt x="54134" y="9344"/>
                                        <a:pt x="51469" y="8627"/>
                                      </a:cubicBezTo>
                                      <a:lnTo>
                                        <a:pt x="47137" y="0"/>
                                      </a:lnTo>
                                      <a:lnTo>
                                        <a:pt x="37298" y="0"/>
                                      </a:lnTo>
                                      <a:lnTo>
                                        <a:pt x="32930" y="8664"/>
                                      </a:lnTo>
                                      <a:cubicBezTo>
                                        <a:pt x="30255" y="9387"/>
                                        <a:pt x="27678" y="10435"/>
                                        <a:pt x="25257" y="11784"/>
                                      </a:cubicBezTo>
                                      <a:lnTo>
                                        <a:pt x="16006" y="8664"/>
                                      </a:lnTo>
                                      <a:lnTo>
                                        <a:pt x="8957" y="15712"/>
                                      </a:lnTo>
                                      <a:lnTo>
                                        <a:pt x="11894" y="24963"/>
                                      </a:lnTo>
                                      <a:cubicBezTo>
                                        <a:pt x="10486" y="27355"/>
                                        <a:pt x="9399" y="29923"/>
                                        <a:pt x="8664" y="32599"/>
                                      </a:cubicBezTo>
                                      <a:lnTo>
                                        <a:pt x="0" y="36931"/>
                                      </a:lnTo>
                                      <a:lnTo>
                                        <a:pt x="0" y="46623"/>
                                      </a:lnTo>
                                      <a:lnTo>
                                        <a:pt x="8664" y="50991"/>
                                      </a:lnTo>
                                      <a:cubicBezTo>
                                        <a:pt x="9378" y="53658"/>
                                        <a:pt x="10426" y="56224"/>
                                        <a:pt x="11784" y="58627"/>
                                      </a:cubicBezTo>
                                      <a:lnTo>
                                        <a:pt x="8664" y="67879"/>
                                      </a:lnTo>
                                      <a:lnTo>
                                        <a:pt x="16006" y="74927"/>
                                      </a:lnTo>
                                      <a:lnTo>
                                        <a:pt x="25257" y="71770"/>
                                      </a:lnTo>
                                      <a:cubicBezTo>
                                        <a:pt x="27660" y="73138"/>
                                        <a:pt x="30226" y="74198"/>
                                        <a:pt x="32893" y="74927"/>
                                      </a:cubicBezTo>
                                      <a:lnTo>
                                        <a:pt x="37225" y="83554"/>
                                      </a:lnTo>
                                      <a:lnTo>
                                        <a:pt x="47063" y="83554"/>
                                      </a:lnTo>
                                      <a:lnTo>
                                        <a:pt x="51432" y="75074"/>
                                      </a:lnTo>
                                      <a:cubicBezTo>
                                        <a:pt x="54053" y="74361"/>
                                        <a:pt x="56579" y="73338"/>
                                        <a:pt x="58958" y="72027"/>
                                      </a:cubicBezTo>
                                      <a:lnTo>
                                        <a:pt x="68172" y="75184"/>
                                      </a:lnTo>
                                      <a:lnTo>
                                        <a:pt x="75221" y="68099"/>
                                      </a:lnTo>
                                      <a:lnTo>
                                        <a:pt x="72100" y="58884"/>
                                      </a:lnTo>
                                      <a:cubicBezTo>
                                        <a:pt x="73503" y="56463"/>
                                        <a:pt x="74623" y="53888"/>
                                        <a:pt x="75441" y="51212"/>
                                      </a:cubicBezTo>
                                      <a:lnTo>
                                        <a:pt x="84068" y="46880"/>
                                      </a:lnTo>
                                      <a:lnTo>
                                        <a:pt x="84068" y="36931"/>
                                      </a:lnTo>
                                      <a:lnTo>
                                        <a:pt x="75404" y="32563"/>
                                      </a:lnTo>
                                      <a:cubicBezTo>
                                        <a:pt x="74703" y="29892"/>
                                        <a:pt x="73654" y="27324"/>
                                        <a:pt x="72284" y="24927"/>
                                      </a:cubicBezTo>
                                      <a:close/>
                                      <a:moveTo>
                                        <a:pt x="42181" y="56608"/>
                                      </a:moveTo>
                                      <a:cubicBezTo>
                                        <a:pt x="34071" y="56608"/>
                                        <a:pt x="27496" y="50034"/>
                                        <a:pt x="27496" y="41924"/>
                                      </a:cubicBezTo>
                                      <a:cubicBezTo>
                                        <a:pt x="27496" y="33814"/>
                                        <a:pt x="34071" y="27240"/>
                                        <a:pt x="42181" y="27240"/>
                                      </a:cubicBezTo>
                                      <a:cubicBezTo>
                                        <a:pt x="50241" y="27358"/>
                                        <a:pt x="56747" y="33863"/>
                                        <a:pt x="56865" y="41924"/>
                                      </a:cubicBezTo>
                                      <a:cubicBezTo>
                                        <a:pt x="56865" y="50034"/>
                                        <a:pt x="50291" y="56608"/>
                                        <a:pt x="42181" y="56608"/>
                                      </a:cubicBezTo>
                                      <a:close/>
                                    </a:path>
                                  </a:pathLst>
                                </a:custGeom>
                                <a:solidFill>
                                  <a:srgbClr val="000000"/>
                                </a:solidFill>
                                <a:ln w="3671"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Freeform: Shape 7"/>
                              <wps:cNvSpPr/>
                              <wps:spPr>
                                <a:xfrm>
                                  <a:off x="1045788" y="5637136"/>
                                  <a:ext cx="80764" cy="18355"/>
                                </a:xfrm>
                                <a:custGeom>
                                  <a:avLst/>
                                  <a:gdLst>
                                    <a:gd name="connsiteX0" fmla="*/ 73166 w 80764"/>
                                    <a:gd name="connsiteY0" fmla="*/ 0 h 18355"/>
                                    <a:gd name="connsiteX1" fmla="*/ 9986 w 80764"/>
                                    <a:gd name="connsiteY1" fmla="*/ 0 h 18355"/>
                                    <a:gd name="connsiteX2" fmla="*/ 19 w 80764"/>
                                    <a:gd name="connsiteY2" fmla="*/ 11215 h 18355"/>
                                    <a:gd name="connsiteX3" fmla="*/ 9986 w 80764"/>
                                    <a:gd name="connsiteY3" fmla="*/ 21182 h 18355"/>
                                    <a:gd name="connsiteX4" fmla="*/ 73166 w 80764"/>
                                    <a:gd name="connsiteY4" fmla="*/ 21182 h 18355"/>
                                    <a:gd name="connsiteX5" fmla="*/ 83133 w 80764"/>
                                    <a:gd name="connsiteY5" fmla="*/ 9967 h 18355"/>
                                    <a:gd name="connsiteX6" fmla="*/ 73166 w 80764"/>
                                    <a:gd name="connsiteY6" fmla="*/ 0 h 183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80764" h="18355">
                                      <a:moveTo>
                                        <a:pt x="73166" y="0"/>
                                      </a:moveTo>
                                      <a:lnTo>
                                        <a:pt x="9986" y="0"/>
                                      </a:lnTo>
                                      <a:cubicBezTo>
                                        <a:pt x="4137" y="345"/>
                                        <a:pt x="-326" y="5366"/>
                                        <a:pt x="19" y="11215"/>
                                      </a:cubicBezTo>
                                      <a:cubicBezTo>
                                        <a:pt x="335" y="16583"/>
                                        <a:pt x="4618" y="20866"/>
                                        <a:pt x="9986" y="21182"/>
                                      </a:cubicBezTo>
                                      <a:lnTo>
                                        <a:pt x="73166" y="21182"/>
                                      </a:lnTo>
                                      <a:cubicBezTo>
                                        <a:pt x="79015" y="20838"/>
                                        <a:pt x="83477" y="15817"/>
                                        <a:pt x="83133" y="9967"/>
                                      </a:cubicBezTo>
                                      <a:cubicBezTo>
                                        <a:pt x="82817" y="4599"/>
                                        <a:pt x="78534" y="316"/>
                                        <a:pt x="73166" y="0"/>
                                      </a:cubicBezTo>
                                      <a:close/>
                                    </a:path>
                                  </a:pathLst>
                                </a:custGeom>
                                <a:solidFill>
                                  <a:srgbClr val="000000"/>
                                </a:solidFill>
                                <a:ln w="3671"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Freeform: Shape 8"/>
                              <wps:cNvSpPr/>
                              <wps:spPr>
                                <a:xfrm>
                                  <a:off x="1064438" y="5673003"/>
                                  <a:ext cx="44053" cy="18355"/>
                                </a:xfrm>
                                <a:custGeom>
                                  <a:avLst/>
                                  <a:gdLst>
                                    <a:gd name="connsiteX0" fmla="*/ 22944 w 44053"/>
                                    <a:gd name="connsiteY0" fmla="*/ 21182 h 18355"/>
                                    <a:gd name="connsiteX1" fmla="*/ 45852 w 44053"/>
                                    <a:gd name="connsiteY1" fmla="*/ 0 h 18355"/>
                                    <a:gd name="connsiteX2" fmla="*/ 0 w 44053"/>
                                    <a:gd name="connsiteY2" fmla="*/ 0 h 18355"/>
                                    <a:gd name="connsiteX3" fmla="*/ 22944 w 44053"/>
                                    <a:gd name="connsiteY3" fmla="*/ 21182 h 18355"/>
                                  </a:gdLst>
                                  <a:ahLst/>
                                  <a:cxnLst>
                                    <a:cxn ang="0">
                                      <a:pos x="connsiteX0" y="connsiteY0"/>
                                    </a:cxn>
                                    <a:cxn ang="0">
                                      <a:pos x="connsiteX1" y="connsiteY1"/>
                                    </a:cxn>
                                    <a:cxn ang="0">
                                      <a:pos x="connsiteX2" y="connsiteY2"/>
                                    </a:cxn>
                                    <a:cxn ang="0">
                                      <a:pos x="connsiteX3" y="connsiteY3"/>
                                    </a:cxn>
                                  </a:cxnLst>
                                  <a:rect l="l" t="t" r="r" b="b"/>
                                  <a:pathLst>
                                    <a:path w="44053" h="18355">
                                      <a:moveTo>
                                        <a:pt x="22944" y="21182"/>
                                      </a:moveTo>
                                      <a:cubicBezTo>
                                        <a:pt x="34931" y="21163"/>
                                        <a:pt x="44896" y="11948"/>
                                        <a:pt x="45852" y="0"/>
                                      </a:cubicBezTo>
                                      <a:lnTo>
                                        <a:pt x="0" y="0"/>
                                      </a:lnTo>
                                      <a:cubicBezTo>
                                        <a:pt x="974" y="11954"/>
                                        <a:pt x="10951" y="21165"/>
                                        <a:pt x="22944" y="21182"/>
                                      </a:cubicBezTo>
                                      <a:close/>
                                    </a:path>
                                  </a:pathLst>
                                </a:custGeom>
                                <a:solidFill>
                                  <a:srgbClr val="000000"/>
                                </a:solidFill>
                                <a:ln w="3671"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Freeform: Shape 9"/>
                              <wps:cNvSpPr/>
                              <wps:spPr>
                                <a:xfrm>
                                  <a:off x="995494" y="5432032"/>
                                  <a:ext cx="179884" cy="187226"/>
                                </a:xfrm>
                                <a:custGeom>
                                  <a:avLst/>
                                  <a:gdLst>
                                    <a:gd name="connsiteX0" fmla="*/ 183555 w 179883"/>
                                    <a:gd name="connsiteY0" fmla="*/ 93796 h 187225"/>
                                    <a:gd name="connsiteX1" fmla="*/ 183555 w 179883"/>
                                    <a:gd name="connsiteY1" fmla="*/ 90639 h 187225"/>
                                    <a:gd name="connsiteX2" fmla="*/ 91777 w 179883"/>
                                    <a:gd name="connsiteY2" fmla="*/ 0 h 187225"/>
                                    <a:gd name="connsiteX3" fmla="*/ 91777 w 179883"/>
                                    <a:gd name="connsiteY3" fmla="*/ 0 h 187225"/>
                                    <a:gd name="connsiteX4" fmla="*/ 0 w 179883"/>
                                    <a:gd name="connsiteY4" fmla="*/ 90639 h 187225"/>
                                    <a:gd name="connsiteX5" fmla="*/ 0 w 179883"/>
                                    <a:gd name="connsiteY5" fmla="*/ 93796 h 187225"/>
                                    <a:gd name="connsiteX6" fmla="*/ 6388 w 179883"/>
                                    <a:gd name="connsiteY6" fmla="*/ 125551 h 187225"/>
                                    <a:gd name="connsiteX7" fmla="*/ 22320 w 179883"/>
                                    <a:gd name="connsiteY7" fmla="*/ 151653 h 187225"/>
                                    <a:gd name="connsiteX8" fmla="*/ 43796 w 179883"/>
                                    <a:gd name="connsiteY8" fmla="*/ 186528 h 187225"/>
                                    <a:gd name="connsiteX9" fmla="*/ 50110 w 179883"/>
                                    <a:gd name="connsiteY9" fmla="*/ 190420 h 187225"/>
                                    <a:gd name="connsiteX10" fmla="*/ 133444 w 179883"/>
                                    <a:gd name="connsiteY10" fmla="*/ 190420 h 187225"/>
                                    <a:gd name="connsiteX11" fmla="*/ 139759 w 179883"/>
                                    <a:gd name="connsiteY11" fmla="*/ 186528 h 187225"/>
                                    <a:gd name="connsiteX12" fmla="*/ 161234 w 179883"/>
                                    <a:gd name="connsiteY12" fmla="*/ 151653 h 187225"/>
                                    <a:gd name="connsiteX13" fmla="*/ 177167 w 179883"/>
                                    <a:gd name="connsiteY13" fmla="*/ 125551 h 187225"/>
                                    <a:gd name="connsiteX14" fmla="*/ 183555 w 179883"/>
                                    <a:gd name="connsiteY14" fmla="*/ 93796 h 187225"/>
                                    <a:gd name="connsiteX15" fmla="*/ 162409 w 179883"/>
                                    <a:gd name="connsiteY15" fmla="*/ 93466 h 187225"/>
                                    <a:gd name="connsiteX16" fmla="*/ 157527 w 179883"/>
                                    <a:gd name="connsiteY16" fmla="*/ 118136 h 187225"/>
                                    <a:gd name="connsiteX17" fmla="*/ 145632 w 179883"/>
                                    <a:gd name="connsiteY17" fmla="*/ 137519 h 187225"/>
                                    <a:gd name="connsiteX18" fmla="*/ 124817 w 179883"/>
                                    <a:gd name="connsiteY18" fmla="*/ 169164 h 187225"/>
                                    <a:gd name="connsiteX19" fmla="*/ 58738 w 179883"/>
                                    <a:gd name="connsiteY19" fmla="*/ 169164 h 187225"/>
                                    <a:gd name="connsiteX20" fmla="*/ 38106 w 179883"/>
                                    <a:gd name="connsiteY20" fmla="*/ 137409 h 187225"/>
                                    <a:gd name="connsiteX21" fmla="*/ 26212 w 179883"/>
                                    <a:gd name="connsiteY21" fmla="*/ 118026 h 187225"/>
                                    <a:gd name="connsiteX22" fmla="*/ 21146 w 179883"/>
                                    <a:gd name="connsiteY22" fmla="*/ 93356 h 187225"/>
                                    <a:gd name="connsiteX23" fmla="*/ 21146 w 179883"/>
                                    <a:gd name="connsiteY23" fmla="*/ 90713 h 187225"/>
                                    <a:gd name="connsiteX24" fmla="*/ 91667 w 179883"/>
                                    <a:gd name="connsiteY24" fmla="*/ 20962 h 187225"/>
                                    <a:gd name="connsiteX25" fmla="*/ 91667 w 179883"/>
                                    <a:gd name="connsiteY25" fmla="*/ 20962 h 187225"/>
                                    <a:gd name="connsiteX26" fmla="*/ 162189 w 179883"/>
                                    <a:gd name="connsiteY26" fmla="*/ 90713 h 1872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9883" h="187225">
                                      <a:moveTo>
                                        <a:pt x="183555" y="93796"/>
                                      </a:moveTo>
                                      <a:lnTo>
                                        <a:pt x="183555" y="90639"/>
                                      </a:lnTo>
                                      <a:cubicBezTo>
                                        <a:pt x="182619" y="40530"/>
                                        <a:pt x="141894" y="310"/>
                                        <a:pt x="91777" y="0"/>
                                      </a:cubicBezTo>
                                      <a:lnTo>
                                        <a:pt x="91777" y="0"/>
                                      </a:lnTo>
                                      <a:cubicBezTo>
                                        <a:pt x="41661" y="310"/>
                                        <a:pt x="935" y="40530"/>
                                        <a:pt x="0" y="90639"/>
                                      </a:cubicBezTo>
                                      <a:lnTo>
                                        <a:pt x="0" y="93796"/>
                                      </a:lnTo>
                                      <a:cubicBezTo>
                                        <a:pt x="336" y="104664"/>
                                        <a:pt x="2495" y="115399"/>
                                        <a:pt x="6388" y="125551"/>
                                      </a:cubicBezTo>
                                      <a:cubicBezTo>
                                        <a:pt x="10103" y="135130"/>
                                        <a:pt x="15499" y="143970"/>
                                        <a:pt x="22320" y="151653"/>
                                      </a:cubicBezTo>
                                      <a:cubicBezTo>
                                        <a:pt x="30727" y="160794"/>
                                        <a:pt x="39905" y="178599"/>
                                        <a:pt x="43796" y="186528"/>
                                      </a:cubicBezTo>
                                      <a:cubicBezTo>
                                        <a:pt x="44986" y="188924"/>
                                        <a:pt x="47436" y="190433"/>
                                        <a:pt x="50110" y="190420"/>
                                      </a:cubicBezTo>
                                      <a:lnTo>
                                        <a:pt x="133444" y="190420"/>
                                      </a:lnTo>
                                      <a:cubicBezTo>
                                        <a:pt x="136119" y="190433"/>
                                        <a:pt x="138568" y="188924"/>
                                        <a:pt x="139759" y="186528"/>
                                      </a:cubicBezTo>
                                      <a:cubicBezTo>
                                        <a:pt x="143650" y="178599"/>
                                        <a:pt x="152828" y="160831"/>
                                        <a:pt x="161234" y="151653"/>
                                      </a:cubicBezTo>
                                      <a:cubicBezTo>
                                        <a:pt x="168056" y="143970"/>
                                        <a:pt x="173451" y="135130"/>
                                        <a:pt x="177167" y="125551"/>
                                      </a:cubicBezTo>
                                      <a:cubicBezTo>
                                        <a:pt x="181060" y="115399"/>
                                        <a:pt x="183219" y="104664"/>
                                        <a:pt x="183555" y="93796"/>
                                      </a:cubicBezTo>
                                      <a:close/>
                                      <a:moveTo>
                                        <a:pt x="162409" y="93466"/>
                                      </a:moveTo>
                                      <a:cubicBezTo>
                                        <a:pt x="162148" y="101902"/>
                                        <a:pt x="160499" y="110237"/>
                                        <a:pt x="157527" y="118136"/>
                                      </a:cubicBezTo>
                                      <a:cubicBezTo>
                                        <a:pt x="154739" y="125249"/>
                                        <a:pt x="150712" y="131812"/>
                                        <a:pt x="145632" y="137519"/>
                                      </a:cubicBezTo>
                                      <a:cubicBezTo>
                                        <a:pt x="137484" y="147220"/>
                                        <a:pt x="130497" y="157840"/>
                                        <a:pt x="124817" y="169164"/>
                                      </a:cubicBezTo>
                                      <a:lnTo>
                                        <a:pt x="58738" y="169164"/>
                                      </a:lnTo>
                                      <a:cubicBezTo>
                                        <a:pt x="53122" y="157811"/>
                                        <a:pt x="46198" y="147153"/>
                                        <a:pt x="38106" y="137409"/>
                                      </a:cubicBezTo>
                                      <a:cubicBezTo>
                                        <a:pt x="33026" y="131702"/>
                                        <a:pt x="28999" y="125139"/>
                                        <a:pt x="26212" y="118026"/>
                                      </a:cubicBezTo>
                                      <a:cubicBezTo>
                                        <a:pt x="23177" y="110137"/>
                                        <a:pt x="21465" y="101802"/>
                                        <a:pt x="21146" y="93356"/>
                                      </a:cubicBezTo>
                                      <a:lnTo>
                                        <a:pt x="21146" y="90713"/>
                                      </a:lnTo>
                                      <a:cubicBezTo>
                                        <a:pt x="21803" y="52166"/>
                                        <a:pt x="53116" y="21196"/>
                                        <a:pt x="91667" y="20962"/>
                                      </a:cubicBezTo>
                                      <a:lnTo>
                                        <a:pt x="91667" y="20962"/>
                                      </a:lnTo>
                                      <a:cubicBezTo>
                                        <a:pt x="130219" y="21196"/>
                                        <a:pt x="161531" y="52166"/>
                                        <a:pt x="162189" y="90713"/>
                                      </a:cubicBezTo>
                                      <a:close/>
                                    </a:path>
                                  </a:pathLst>
                                </a:custGeom>
                                <a:solidFill>
                                  <a:srgbClr val="000000"/>
                                </a:solidFill>
                                <a:ln w="3671"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Freeform: Shape 10"/>
                              <wps:cNvSpPr/>
                              <wps:spPr>
                                <a:xfrm>
                                  <a:off x="1080737" y="5377259"/>
                                  <a:ext cx="14684" cy="40382"/>
                                </a:xfrm>
                                <a:custGeom>
                                  <a:avLst/>
                                  <a:gdLst>
                                    <a:gd name="connsiteX0" fmla="*/ 7342 w 14684"/>
                                    <a:gd name="connsiteY0" fmla="*/ 40382 h 40382"/>
                                    <a:gd name="connsiteX1" fmla="*/ 14684 w 14684"/>
                                    <a:gd name="connsiteY1" fmla="*/ 33040 h 40382"/>
                                    <a:gd name="connsiteX2" fmla="*/ 14684 w 14684"/>
                                    <a:gd name="connsiteY2" fmla="*/ 7342 h 40382"/>
                                    <a:gd name="connsiteX3" fmla="*/ 7342 w 14684"/>
                                    <a:gd name="connsiteY3" fmla="*/ 0 h 40382"/>
                                    <a:gd name="connsiteX4" fmla="*/ 0 w 14684"/>
                                    <a:gd name="connsiteY4" fmla="*/ 7342 h 40382"/>
                                    <a:gd name="connsiteX5" fmla="*/ 0 w 14684"/>
                                    <a:gd name="connsiteY5" fmla="*/ 33040 h 40382"/>
                                    <a:gd name="connsiteX6" fmla="*/ 7342 w 14684"/>
                                    <a:gd name="connsiteY6" fmla="*/ 40382 h 403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4684" h="40382">
                                      <a:moveTo>
                                        <a:pt x="7342" y="40382"/>
                                      </a:moveTo>
                                      <a:cubicBezTo>
                                        <a:pt x="11397" y="40382"/>
                                        <a:pt x="14684" y="37095"/>
                                        <a:pt x="14684" y="33040"/>
                                      </a:cubicBezTo>
                                      <a:lnTo>
                                        <a:pt x="14684" y="7342"/>
                                      </a:lnTo>
                                      <a:cubicBezTo>
                                        <a:pt x="14684" y="3287"/>
                                        <a:pt x="11397" y="0"/>
                                        <a:pt x="7342" y="0"/>
                                      </a:cubicBezTo>
                                      <a:cubicBezTo>
                                        <a:pt x="3287" y="0"/>
                                        <a:pt x="0" y="3287"/>
                                        <a:pt x="0" y="7342"/>
                                      </a:cubicBezTo>
                                      <a:lnTo>
                                        <a:pt x="0" y="33040"/>
                                      </a:lnTo>
                                      <a:cubicBezTo>
                                        <a:pt x="0" y="37095"/>
                                        <a:pt x="3287" y="40382"/>
                                        <a:pt x="7342" y="40382"/>
                                      </a:cubicBezTo>
                                      <a:close/>
                                    </a:path>
                                  </a:pathLst>
                                </a:custGeom>
                                <a:solidFill>
                                  <a:srgbClr val="000000"/>
                                </a:solidFill>
                                <a:ln w="3671"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Freeform: Shape 11"/>
                              <wps:cNvSpPr/>
                              <wps:spPr>
                                <a:xfrm>
                                  <a:off x="980882" y="5419420"/>
                                  <a:ext cx="29369" cy="29369"/>
                                </a:xfrm>
                                <a:custGeom>
                                  <a:avLst/>
                                  <a:gdLst>
                                    <a:gd name="connsiteX0" fmla="*/ 20082 w 29368"/>
                                    <a:gd name="connsiteY0" fmla="*/ 30491 h 29368"/>
                                    <a:gd name="connsiteX1" fmla="*/ 30435 w 29368"/>
                                    <a:gd name="connsiteY1" fmla="*/ 30491 h 29368"/>
                                    <a:gd name="connsiteX2" fmla="*/ 30435 w 29368"/>
                                    <a:gd name="connsiteY2" fmla="*/ 20138 h 29368"/>
                                    <a:gd name="connsiteX3" fmla="*/ 12263 w 29368"/>
                                    <a:gd name="connsiteY3" fmla="*/ 1893 h 29368"/>
                                    <a:gd name="connsiteX4" fmla="*/ 1893 w 29368"/>
                                    <a:gd name="connsiteY4" fmla="*/ 2422 h 29368"/>
                                    <a:gd name="connsiteX5" fmla="*/ 1910 w 29368"/>
                                    <a:gd name="connsiteY5" fmla="*/ 12282 h 293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9368" h="29368">
                                      <a:moveTo>
                                        <a:pt x="20082" y="30491"/>
                                      </a:moveTo>
                                      <a:cubicBezTo>
                                        <a:pt x="22946" y="33337"/>
                                        <a:pt x="27571" y="33337"/>
                                        <a:pt x="30435" y="30491"/>
                                      </a:cubicBezTo>
                                      <a:cubicBezTo>
                                        <a:pt x="33281" y="27627"/>
                                        <a:pt x="33281" y="23002"/>
                                        <a:pt x="30435" y="20138"/>
                                      </a:cubicBezTo>
                                      <a:lnTo>
                                        <a:pt x="12263" y="1893"/>
                                      </a:lnTo>
                                      <a:cubicBezTo>
                                        <a:pt x="9253" y="-825"/>
                                        <a:pt x="4610" y="-588"/>
                                        <a:pt x="1893" y="2422"/>
                                      </a:cubicBezTo>
                                      <a:cubicBezTo>
                                        <a:pt x="-638" y="5224"/>
                                        <a:pt x="-630" y="9489"/>
                                        <a:pt x="1910" y="12282"/>
                                      </a:cubicBezTo>
                                      <a:close/>
                                    </a:path>
                                  </a:pathLst>
                                </a:custGeom>
                                <a:solidFill>
                                  <a:srgbClr val="000000"/>
                                </a:solidFill>
                                <a:ln w="3671"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Freeform: Shape 12"/>
                              <wps:cNvSpPr/>
                              <wps:spPr>
                                <a:xfrm>
                                  <a:off x="1162634" y="5421325"/>
                                  <a:ext cx="29369" cy="29369"/>
                                </a:xfrm>
                                <a:custGeom>
                                  <a:avLst/>
                                  <a:gdLst>
                                    <a:gd name="connsiteX0" fmla="*/ 7495 w 29368"/>
                                    <a:gd name="connsiteY0" fmla="*/ 32147 h 29368"/>
                                    <a:gd name="connsiteX1" fmla="*/ 12708 w 29368"/>
                                    <a:gd name="connsiteY1" fmla="*/ 29981 h 29368"/>
                                    <a:gd name="connsiteX2" fmla="*/ 30843 w 29368"/>
                                    <a:gd name="connsiteY2" fmla="*/ 11625 h 29368"/>
                                    <a:gd name="connsiteX3" fmla="*/ 29162 w 29368"/>
                                    <a:gd name="connsiteY3" fmla="*/ 1379 h 29368"/>
                                    <a:gd name="connsiteX4" fmla="*/ 20490 w 29368"/>
                                    <a:gd name="connsiteY4" fmla="*/ 1456 h 29368"/>
                                    <a:gd name="connsiteX5" fmla="*/ 2135 w 29368"/>
                                    <a:gd name="connsiteY5" fmla="*/ 19812 h 29368"/>
                                    <a:gd name="connsiteX6" fmla="*/ 2135 w 29368"/>
                                    <a:gd name="connsiteY6" fmla="*/ 30164 h 29368"/>
                                    <a:gd name="connsiteX7" fmla="*/ 7495 w 29368"/>
                                    <a:gd name="connsiteY7" fmla="*/ 32147 h 293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9368" h="29368">
                                      <a:moveTo>
                                        <a:pt x="7495" y="32147"/>
                                      </a:moveTo>
                                      <a:cubicBezTo>
                                        <a:pt x="9451" y="32148"/>
                                        <a:pt x="11328" y="31368"/>
                                        <a:pt x="12708" y="29981"/>
                                      </a:cubicBezTo>
                                      <a:lnTo>
                                        <a:pt x="30843" y="11625"/>
                                      </a:lnTo>
                                      <a:cubicBezTo>
                                        <a:pt x="33208" y="8331"/>
                                        <a:pt x="32456" y="3744"/>
                                        <a:pt x="29162" y="1379"/>
                                      </a:cubicBezTo>
                                      <a:cubicBezTo>
                                        <a:pt x="26563" y="-488"/>
                                        <a:pt x="23055" y="-456"/>
                                        <a:pt x="20490" y="1456"/>
                                      </a:cubicBezTo>
                                      <a:lnTo>
                                        <a:pt x="2135" y="19812"/>
                                      </a:lnTo>
                                      <a:cubicBezTo>
                                        <a:pt x="-712" y="22675"/>
                                        <a:pt x="-712" y="27300"/>
                                        <a:pt x="2135" y="30164"/>
                                      </a:cubicBezTo>
                                      <a:cubicBezTo>
                                        <a:pt x="3581" y="31522"/>
                                        <a:pt x="5514" y="32237"/>
                                        <a:pt x="7495" y="32147"/>
                                      </a:cubicBezTo>
                                      <a:close/>
                                    </a:path>
                                  </a:pathLst>
                                </a:custGeom>
                                <a:solidFill>
                                  <a:srgbClr val="000000"/>
                                </a:solidFill>
                                <a:ln w="3671"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Freeform: Shape 13"/>
                              <wps:cNvSpPr/>
                              <wps:spPr>
                                <a:xfrm>
                                  <a:off x="941015" y="5514925"/>
                                  <a:ext cx="40382" cy="14684"/>
                                </a:xfrm>
                                <a:custGeom>
                                  <a:avLst/>
                                  <a:gdLst>
                                    <a:gd name="connsiteX0" fmla="*/ 33040 w 40382"/>
                                    <a:gd name="connsiteY0" fmla="*/ 0 h 14684"/>
                                    <a:gd name="connsiteX1" fmla="*/ 7342 w 40382"/>
                                    <a:gd name="connsiteY1" fmla="*/ 0 h 14684"/>
                                    <a:gd name="connsiteX2" fmla="*/ 0 w 40382"/>
                                    <a:gd name="connsiteY2" fmla="*/ 7342 h 14684"/>
                                    <a:gd name="connsiteX3" fmla="*/ 7342 w 40382"/>
                                    <a:gd name="connsiteY3" fmla="*/ 14684 h 14684"/>
                                    <a:gd name="connsiteX4" fmla="*/ 33040 w 40382"/>
                                    <a:gd name="connsiteY4" fmla="*/ 14684 h 14684"/>
                                    <a:gd name="connsiteX5" fmla="*/ 40382 w 40382"/>
                                    <a:gd name="connsiteY5" fmla="*/ 7342 h 14684"/>
                                    <a:gd name="connsiteX6" fmla="*/ 33040 w 40382"/>
                                    <a:gd name="connsiteY6" fmla="*/ 0 h 146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0382" h="14684">
                                      <a:moveTo>
                                        <a:pt x="33040" y="0"/>
                                      </a:moveTo>
                                      <a:lnTo>
                                        <a:pt x="7342" y="0"/>
                                      </a:lnTo>
                                      <a:cubicBezTo>
                                        <a:pt x="3287" y="0"/>
                                        <a:pt x="0" y="3287"/>
                                        <a:pt x="0" y="7342"/>
                                      </a:cubicBezTo>
                                      <a:cubicBezTo>
                                        <a:pt x="0" y="11397"/>
                                        <a:pt x="3287" y="14684"/>
                                        <a:pt x="7342" y="14684"/>
                                      </a:cubicBezTo>
                                      <a:lnTo>
                                        <a:pt x="33040" y="14684"/>
                                      </a:lnTo>
                                      <a:cubicBezTo>
                                        <a:pt x="37095" y="14684"/>
                                        <a:pt x="40382" y="11397"/>
                                        <a:pt x="40382" y="7342"/>
                                      </a:cubicBezTo>
                                      <a:cubicBezTo>
                                        <a:pt x="40382" y="3287"/>
                                        <a:pt x="37095" y="0"/>
                                        <a:pt x="33040" y="0"/>
                                      </a:cubicBezTo>
                                      <a:close/>
                                    </a:path>
                                  </a:pathLst>
                                </a:custGeom>
                                <a:solidFill>
                                  <a:srgbClr val="000000"/>
                                </a:solidFill>
                                <a:ln w="3671"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Freeform: Shape 14"/>
                              <wps:cNvSpPr/>
                              <wps:spPr>
                                <a:xfrm>
                                  <a:off x="980226" y="5592602"/>
                                  <a:ext cx="29369" cy="33040"/>
                                </a:xfrm>
                                <a:custGeom>
                                  <a:avLst/>
                                  <a:gdLst>
                                    <a:gd name="connsiteX0" fmla="*/ 20739 w 29368"/>
                                    <a:gd name="connsiteY0" fmla="*/ 1765 h 33039"/>
                                    <a:gd name="connsiteX1" fmla="*/ 2567 w 29368"/>
                                    <a:gd name="connsiteY1" fmla="*/ 20121 h 33039"/>
                                    <a:gd name="connsiteX2" fmla="*/ 1766 w 29368"/>
                                    <a:gd name="connsiteY2" fmla="*/ 30473 h 33039"/>
                                    <a:gd name="connsiteX3" fmla="*/ 12118 w 29368"/>
                                    <a:gd name="connsiteY3" fmla="*/ 31274 h 33039"/>
                                    <a:gd name="connsiteX4" fmla="*/ 12919 w 29368"/>
                                    <a:gd name="connsiteY4" fmla="*/ 30473 h 33039"/>
                                    <a:gd name="connsiteX5" fmla="*/ 31091 w 29368"/>
                                    <a:gd name="connsiteY5" fmla="*/ 12118 h 33039"/>
                                    <a:gd name="connsiteX6" fmla="*/ 30290 w 29368"/>
                                    <a:gd name="connsiteY6" fmla="*/ 1765 h 33039"/>
                                    <a:gd name="connsiteX7" fmla="*/ 20739 w 29368"/>
                                    <a:gd name="connsiteY7" fmla="*/ 1765 h 330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9368" h="33039">
                                      <a:moveTo>
                                        <a:pt x="20739" y="1765"/>
                                      </a:moveTo>
                                      <a:lnTo>
                                        <a:pt x="2567" y="20121"/>
                                      </a:lnTo>
                                      <a:cubicBezTo>
                                        <a:pt x="-513" y="22759"/>
                                        <a:pt x="-872" y="27393"/>
                                        <a:pt x="1766" y="30473"/>
                                      </a:cubicBezTo>
                                      <a:cubicBezTo>
                                        <a:pt x="4403" y="33553"/>
                                        <a:pt x="9038" y="33912"/>
                                        <a:pt x="12118" y="31274"/>
                                      </a:cubicBezTo>
                                      <a:cubicBezTo>
                                        <a:pt x="12406" y="31028"/>
                                        <a:pt x="12673" y="30760"/>
                                        <a:pt x="12919" y="30473"/>
                                      </a:cubicBezTo>
                                      <a:lnTo>
                                        <a:pt x="31091" y="12118"/>
                                      </a:lnTo>
                                      <a:cubicBezTo>
                                        <a:pt x="33729" y="9038"/>
                                        <a:pt x="33370" y="4403"/>
                                        <a:pt x="30290" y="1765"/>
                                      </a:cubicBezTo>
                                      <a:cubicBezTo>
                                        <a:pt x="27541" y="-588"/>
                                        <a:pt x="23488" y="-588"/>
                                        <a:pt x="20739" y="1765"/>
                                      </a:cubicBezTo>
                                      <a:close/>
                                    </a:path>
                                  </a:pathLst>
                                </a:custGeom>
                                <a:solidFill>
                                  <a:srgbClr val="000000"/>
                                </a:solidFill>
                                <a:ln w="3671"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Freeform: Shape 15"/>
                              <wps:cNvSpPr/>
                              <wps:spPr>
                                <a:xfrm>
                                  <a:off x="1162550" y="5590551"/>
                                  <a:ext cx="33040" cy="33040"/>
                                </a:xfrm>
                                <a:custGeom>
                                  <a:avLst/>
                                  <a:gdLst>
                                    <a:gd name="connsiteX0" fmla="*/ 12792 w 33039"/>
                                    <a:gd name="connsiteY0" fmla="*/ 2422 h 33039"/>
                                    <a:gd name="connsiteX1" fmla="*/ 2422 w 33039"/>
                                    <a:gd name="connsiteY1" fmla="*/ 1893 h 33039"/>
                                    <a:gd name="connsiteX2" fmla="*/ 1893 w 33039"/>
                                    <a:gd name="connsiteY2" fmla="*/ 12263 h 33039"/>
                                    <a:gd name="connsiteX3" fmla="*/ 2403 w 33039"/>
                                    <a:gd name="connsiteY3" fmla="*/ 12774 h 33039"/>
                                    <a:gd name="connsiteX4" fmla="*/ 20758 w 33039"/>
                                    <a:gd name="connsiteY4" fmla="*/ 31130 h 33039"/>
                                    <a:gd name="connsiteX5" fmla="*/ 31099 w 33039"/>
                                    <a:gd name="connsiteY5" fmla="*/ 32072 h 33039"/>
                                    <a:gd name="connsiteX6" fmla="*/ 32041 w 33039"/>
                                    <a:gd name="connsiteY6" fmla="*/ 21731 h 33039"/>
                                    <a:gd name="connsiteX7" fmla="*/ 30854 w 33039"/>
                                    <a:gd name="connsiteY7" fmla="*/ 20594 h 330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3039" h="33039">
                                      <a:moveTo>
                                        <a:pt x="12792" y="2422"/>
                                      </a:moveTo>
                                      <a:cubicBezTo>
                                        <a:pt x="10074" y="-588"/>
                                        <a:pt x="5432" y="-825"/>
                                        <a:pt x="2422" y="1893"/>
                                      </a:cubicBezTo>
                                      <a:cubicBezTo>
                                        <a:pt x="-588" y="4610"/>
                                        <a:pt x="-825" y="9253"/>
                                        <a:pt x="1893" y="12263"/>
                                      </a:cubicBezTo>
                                      <a:cubicBezTo>
                                        <a:pt x="2054" y="12441"/>
                                        <a:pt x="2225" y="12612"/>
                                        <a:pt x="2403" y="12774"/>
                                      </a:cubicBezTo>
                                      <a:lnTo>
                                        <a:pt x="20758" y="31130"/>
                                      </a:lnTo>
                                      <a:cubicBezTo>
                                        <a:pt x="23354" y="34245"/>
                                        <a:pt x="27983" y="34667"/>
                                        <a:pt x="31099" y="32072"/>
                                      </a:cubicBezTo>
                                      <a:cubicBezTo>
                                        <a:pt x="34214" y="29477"/>
                                        <a:pt x="34636" y="24847"/>
                                        <a:pt x="32041" y="21731"/>
                                      </a:cubicBezTo>
                                      <a:cubicBezTo>
                                        <a:pt x="31689" y="21309"/>
                                        <a:pt x="31291" y="20927"/>
                                        <a:pt x="30854" y="20594"/>
                                      </a:cubicBezTo>
                                      <a:close/>
                                    </a:path>
                                  </a:pathLst>
                                </a:custGeom>
                                <a:solidFill>
                                  <a:srgbClr val="000000"/>
                                </a:solidFill>
                                <a:ln w="3671"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Freeform: Shape 16"/>
                              <wps:cNvSpPr/>
                              <wps:spPr>
                                <a:xfrm>
                                  <a:off x="1193403" y="5514668"/>
                                  <a:ext cx="40382" cy="14684"/>
                                </a:xfrm>
                                <a:custGeom>
                                  <a:avLst/>
                                  <a:gdLst>
                                    <a:gd name="connsiteX0" fmla="*/ 33040 w 40382"/>
                                    <a:gd name="connsiteY0" fmla="*/ 0 h 14684"/>
                                    <a:gd name="connsiteX1" fmla="*/ 7342 w 40382"/>
                                    <a:gd name="connsiteY1" fmla="*/ 0 h 14684"/>
                                    <a:gd name="connsiteX2" fmla="*/ 0 w 40382"/>
                                    <a:gd name="connsiteY2" fmla="*/ 7342 h 14684"/>
                                    <a:gd name="connsiteX3" fmla="*/ 7342 w 40382"/>
                                    <a:gd name="connsiteY3" fmla="*/ 14684 h 14684"/>
                                    <a:gd name="connsiteX4" fmla="*/ 33040 w 40382"/>
                                    <a:gd name="connsiteY4" fmla="*/ 14684 h 14684"/>
                                    <a:gd name="connsiteX5" fmla="*/ 40382 w 40382"/>
                                    <a:gd name="connsiteY5" fmla="*/ 7342 h 14684"/>
                                    <a:gd name="connsiteX6" fmla="*/ 33040 w 40382"/>
                                    <a:gd name="connsiteY6" fmla="*/ 0 h 146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0382" h="14684">
                                      <a:moveTo>
                                        <a:pt x="33040" y="0"/>
                                      </a:moveTo>
                                      <a:lnTo>
                                        <a:pt x="7342" y="0"/>
                                      </a:lnTo>
                                      <a:cubicBezTo>
                                        <a:pt x="3287" y="0"/>
                                        <a:pt x="0" y="3287"/>
                                        <a:pt x="0" y="7342"/>
                                      </a:cubicBezTo>
                                      <a:cubicBezTo>
                                        <a:pt x="0" y="11397"/>
                                        <a:pt x="3287" y="14684"/>
                                        <a:pt x="7342" y="14684"/>
                                      </a:cubicBezTo>
                                      <a:lnTo>
                                        <a:pt x="33040" y="14684"/>
                                      </a:lnTo>
                                      <a:cubicBezTo>
                                        <a:pt x="37095" y="14684"/>
                                        <a:pt x="40382" y="11397"/>
                                        <a:pt x="40382" y="7342"/>
                                      </a:cubicBezTo>
                                      <a:cubicBezTo>
                                        <a:pt x="40382" y="3287"/>
                                        <a:pt x="37095" y="0"/>
                                        <a:pt x="33040" y="0"/>
                                      </a:cubicBezTo>
                                      <a:close/>
                                    </a:path>
                                  </a:pathLst>
                                </a:custGeom>
                                <a:solidFill>
                                  <a:srgbClr val="000000"/>
                                </a:solidFill>
                                <a:ln w="3671"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A6C80F" id="Graphic 4" o:spid="_x0000_s1026" alt="Lightbulb and gear" style="position:absolute;margin-left:18.35pt;margin-top:9.05pt;width:28.5pt;height:25.5pt;z-index:251658241;mso-width-relative:margin;mso-height-relative:margin" coordorigin="9144,53625" coordsize="3524,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">
                      <v:shape id="Freeform: Shape 6" o:spid="_x0000_s1027" style="position:absolute;left:10452;top:54814;width:808;height:808;visibility:visible;mso-wrap-style:square;v-text-anchor:middle" coordsize="80764,80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" path="m72284,24927r3120,-9251l68356,8627r-9251,3121c56700,10392,54134,9344,51469,8627l47137,,37298,,32930,8664v-2675,723,-5252,1771,-7673,3120l16006,8664,8957,15712r2937,9251c10486,27355,9399,29923,8664,32599l,36931r,9692l8664,50991v714,2667,1762,5233,3120,7636l8664,67879r7342,7048l25257,71770v2403,1368,4969,2428,7636,3157l37225,83554r9838,l51432,75074v2621,-713,5147,-1736,7526,-3047l68172,75184r7049,-7085l72100,58884v1403,-2421,2523,-4996,3341,-7672l84068,46880r,-9949l75404,32563v-701,-2671,-1750,-5239,-3120,-7636xm42181,56608v-8110,,-14685,-6574,-14685,-14684c27496,33814,34071,27240,42181,27240v8060,118,14566,6623,14684,14684c56865,50034,50291,56608,42181,56608xe" fillcolor="black" stroked="f" strokeweight=".102mm">
                        <v:stroke joinstyle="miter"/>
                        <v:path arrowok="t" o:connecttype="custom" o:connectlocs="72284,24927;75404,15676;68356,8627;59105,11748;51469,8627;47137,0;37298,0;32930,8664;25257,11784;16006,8664;8957,15712;11894,24963;8664,32599;0,36931;0,46623;8664,50991;11784,58627;8664,67879;16006,74927;25257,71770;32893,74927;37225,83554;47063,83554;51432,75074;58958,72027;68172,75184;75221,68099;72100,58884;75441,51212;84068,46880;84068,36931;75404,32563;72284,24927;42181,56608;27496,41924;42181,27240;56865,41924;42181,56608" o:connectangles="0,0,0,0,0,0,0,0,0,0,0,0,0,0,0,0,0,0,0,0,0,0,0,0,0,0,0,0,0,0,0,0,0,0,0,0,0,0"/>
                      </v:shape>
                      <v:shape id="Freeform: Shape 7" o:spid="_x0000_s1028" style="position:absolute;left:10457;top:56371;width:808;height:183;visibility:visible;mso-wrap-style:square;v-text-anchor:middle" coordsize="80764,18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" path="m73166,l9986,c4137,345,-326,5366,19,11215v316,5368,4599,9651,9967,9967l73166,21182v5849,-344,10311,-5365,9967,-11215c82817,4599,78534,316,73166,xe" fillcolor="black" stroked="f" strokeweight=".102mm">
                        <v:stroke joinstyle="miter"/>
                        <v:path arrowok="t" o:connecttype="custom" o:connectlocs="73166,0;9986,0;19,11215;9986,21182;73166,21182;83133,9967;73166,0" o:connectangles="0,0,0,0,0,0,0"/>
                      </v:shape>
                      <v:shape id="Freeform: Shape 8" o:spid="_x0000_s1029" style="position:absolute;left:10644;top:56730;width:440;height:183;visibility:visible;mso-wrap-style:square;v-text-anchor:middle" coordsize="44053,18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" path="m22944,21182c34931,21163,44896,11948,45852,l,c974,11954,10951,21165,22944,21182xe" fillcolor="black" stroked="f" strokeweight=".102mm">
                        <v:stroke joinstyle="miter"/>
                        <v:path arrowok="t" o:connecttype="custom" o:connectlocs="22944,21182;45852,0;0,0;22944,21182" o:connectangles="0,0,0,0"/>
                      </v:shape>
                      <v:shape id="Freeform: Shape 9" o:spid="_x0000_s1030" style="position:absolute;left:9954;top:54320;width:1799;height:1872;visibility:visible;mso-wrap-style:square;v-text-anchor:middle" coordsize="179883,18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" path="m183555,93796r,-3157c182619,40530,141894,310,91777,r,c41661,310,935,40530,,90639r,3157c336,104664,2495,115399,6388,125551v3715,9579,9111,18419,15932,26102c30727,160794,39905,178599,43796,186528v1190,2396,3640,3905,6314,3892l133444,190420v2675,13,5124,-1496,6315,-3892c143650,178599,152828,160831,161234,151653v6822,-7683,12217,-16523,15933,-26102c181060,115399,183219,104664,183555,93796xm162409,93466v-261,8436,-1910,16771,-4882,24670c154739,125249,150712,131812,145632,137519v-8148,9701,-15135,20321,-20815,31645l58738,169164c53122,157811,46198,147153,38106,137409,33026,131702,28999,125139,26212,118026,23177,110137,21465,101802,21146,93356r,-2643c21803,52166,53116,21196,91667,20962r,c130219,21196,161531,52166,162189,90713r220,2753xe" fillcolor="black" stroked="f" strokeweight=".102mm">
                        <v:stroke joinstyle="miter"/>
                        <v:path arrowok="t" o:connecttype="custom" o:connectlocs="183556,93797;183556,90639;91778,0;91778,0;0,90639;0,93797;6388,125552;22320,151654;43796,186529;50110,190421;133445,190421;139760,186529;161235,151654;177168,125552;183556,93797;162410,93466;157528,118137;145633,137520;124818,169165;58738,169165;38106,137410;26212,118027;21146,93356;21146,90713;91668,20962;91668,20962;162190,90713" o:connectangles="0,0,0,0,0,0,0,0,0,0,0,0,0,0,0,0,0,0,0,0,0,0,0,0,0,0,0"/>
                      </v:shape>
                      <v:shape id="Freeform: Shape 10" o:spid="_x0000_s1031" style="position:absolute;left:10807;top:53772;width:147;height:404;visibility:visible;mso-wrap-style:square;v-text-anchor:middle" coordsize="14684,40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" path="m7342,40382v4055,,7342,-3287,7342,-7342l14684,7342c14684,3287,11397,,7342,,3287,,,3287,,7342l,33040v,4055,3287,7342,7342,7342xe" fillcolor="black" stroked="f" strokeweight=".102mm">
                        <v:stroke joinstyle="miter"/>
                        <v:path arrowok="t" o:connecttype="custom" o:connectlocs="7342,40382;14684,33040;14684,7342;7342,0;0,7342;0,33040;7342,40382" o:connectangles="0,0,0,0,0,0,0"/>
                      </v:shape>
                      <v:shape id="Freeform: Shape 11" o:spid="_x0000_s1032" style="position:absolute;left:9808;top:54194;width:294;height:293;visibility:visible;mso-wrap-style:square;v-text-anchor:middle" coordsize="29368,29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" path="m20082,30491v2864,2846,7489,2846,10353,c33281,27627,33281,23002,30435,20138l12263,1893c9253,-825,4610,-588,1893,2422v-2531,2802,-2523,7067,17,9860l20082,30491xe" fillcolor="black" stroked="f" strokeweight=".102mm">
                        <v:stroke joinstyle="miter"/>
                        <v:path arrowok="t" o:connecttype="custom" o:connectlocs="20083,30492;30436,30492;30436,20139;12263,1893;1893,2422;1910,12282" o:connectangles="0,0,0,0,0,0"/>
                      </v:shape>
                      <v:shape id="Freeform: Shape 12" o:spid="_x0000_s1033" style="position:absolute;left:11626;top:54213;width:294;height:293;visibility:visible;mso-wrap-style:square;v-text-anchor:middle" coordsize="29368,29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" path="m7495,32147v1956,1,3833,-779,5213,-2166l30843,11625c33208,8331,32456,3744,29162,1379,26563,-488,23055,-456,20490,1456l2135,19812v-2847,2863,-2847,7488,,10352c3581,31522,5514,32237,7495,32147xe" fillcolor="black" stroked="f" strokeweight=".102mm">
                        <v:stroke joinstyle="miter"/>
                        <v:path arrowok="t" o:connecttype="custom" o:connectlocs="7495,32148;12708,29982;30844,11625;29163,1379;20491,1456;2135,19813;2135,30165;7495,32148" o:connectangles="0,0,0,0,0,0,0,0"/>
                      </v:shape>
                      <v:shape id="Freeform: Shape 13" o:spid="_x0000_s1034" style="position:absolute;left:9410;top:55149;width:403;height:147;visibility:visible;mso-wrap-style:square;v-text-anchor:middle" coordsize="40382,14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" path="m33040,l7342,c3287,,,3287,,7342v,4055,3287,7342,7342,7342l33040,14684v4055,,7342,-3287,7342,-7342c40382,3287,37095,,33040,xe" fillcolor="black" stroked="f" strokeweight=".102mm">
                        <v:stroke joinstyle="miter"/>
                        <v:path arrowok="t" o:connecttype="custom" o:connectlocs="33040,0;7342,0;0,7342;7342,14684;33040,14684;40382,7342;33040,0" o:connectangles="0,0,0,0,0,0,0"/>
                      </v:shape>
                      <v:shape id="Freeform: Shape 14" o:spid="_x0000_s1035" style="position:absolute;left:9802;top:55926;width:293;height:330;visibility:visible;mso-wrap-style:square;v-text-anchor:middle" coordsize="29368,33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" path="m20739,1765l2567,20121c-513,22759,-872,27393,1766,30473v2637,3080,7272,3439,10352,801c12406,31028,12673,30760,12919,30473l31091,12118c33729,9038,33370,4403,30290,1765v-2749,-2353,-6802,-2353,-9551,xe" fillcolor="black" stroked="f" strokeweight=".102mm">
                        <v:stroke joinstyle="miter"/>
                        <v:path arrowok="t" o:connecttype="custom" o:connectlocs="20740,1765;2567,20122;1766,30474;12118,31275;12919,30474;31092,12118;30291,1765;20740,1765" o:connectangles="0,0,0,0,0,0,0,0"/>
                      </v:shape>
                      <v:shape id="Freeform: Shape 15" o:spid="_x0000_s1036" style="position:absolute;left:11625;top:55905;width:330;height:330;visibility:visible;mso-wrap-style:square;v-text-anchor:middle" coordsize="33039,33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" path="m12792,2422c10074,-588,5432,-825,2422,1893,-588,4610,-825,9253,1893,12263v161,178,332,349,510,511l20758,31130v2596,3115,7225,3537,10341,942c34214,29477,34636,24847,32041,21731v-352,-422,-750,-804,-1187,-1137l12792,2422xe" fillcolor="black" stroked="f" strokeweight=".102mm">
                        <v:stroke joinstyle="miter"/>
                        <v:path arrowok="t" o:connecttype="custom" o:connectlocs="12792,2422;2422,1893;1893,12263;2403,12774;20759,31131;31100,32073;32042,21732;30855,20595" o:connectangles="0,0,0,0,0,0,0,0"/>
                      </v:shape>
                      <v:shape id="Freeform: Shape 16" o:spid="_x0000_s1037" style="position:absolute;left:11934;top:55146;width:403;height:147;visibility:visible;mso-wrap-style:square;v-text-anchor:middle" coordsize="40382,14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" path="m33040,l7342,c3287,,,3287,,7342v,4055,3287,7342,7342,7342l33040,14684v4055,,7342,-3287,7342,-7342c40382,3287,37095,,33040,xe" fillcolor="black" stroked="f" strokeweight=".102mm">
                        <v:stroke joinstyle="miter"/>
                        <v:path arrowok="t" o:connecttype="custom" o:connectlocs="33040,0;7342,0;0,7342;7342,14684;33040,14684;40382,7342;33040,0" o:connectangles="0,0,0,0,0,0,0"/>
                      </v:shape>
                    </v:group>
                  </w:pict>
                </mc:Fallback>
              </mc:AlternateContent>
            </w:r>
          </w:p>
        </w:tc>
        <w:tc>
          <w:tcPr>
            <w:tcW w:w="4168" w:type="pct"/>
          </w:tcPr>
          <w:p w14:paraId="736B449C" w14:textId="77777777" w:rsidR="005350C9" w:rsidRPr="00C06B81" w:rsidRDefault="005350C9" w:rsidP="00C41015">
            <w:pPr>
              <w:rPr>
                <w:rFonts w:ascii="Times New Roman" w:hAnsi="Times New Roman" w:cs="Times New Roman"/>
              </w:rPr>
            </w:pPr>
          </w:p>
          <w:p w14:paraId="75340BA8" w14:textId="77777777" w:rsidR="005350C9" w:rsidRPr="00C06B81" w:rsidRDefault="005350C9" w:rsidP="00C41015">
            <w:pPr>
              <w:rPr>
                <w:rFonts w:ascii="Times New Roman" w:hAnsi="Times New Roman" w:cs="Times New Roman"/>
              </w:rPr>
            </w:pPr>
            <w:r w:rsidRPr="00C06B81">
              <w:rPr>
                <w:rFonts w:ascii="Times New Roman" w:hAnsi="Times New Roman" w:cs="Times New Roman"/>
              </w:rPr>
              <w:t>Tip: A tip look like this</w:t>
            </w:r>
          </w:p>
        </w:tc>
      </w:tr>
    </w:tbl>
    <w:p w14:paraId="466D7046" w14:textId="77777777" w:rsidR="005350C9" w:rsidRPr="00C06B81" w:rsidRDefault="005350C9">
      <w:pPr>
        <w:rPr>
          <w:rFonts w:ascii="Times New Roman" w:hAnsi="Times New Roman" w:cs="Times New Roman"/>
        </w:rPr>
      </w:pPr>
    </w:p>
    <w:p w14:paraId="6F78FAE7" w14:textId="77777777" w:rsidR="005350C9" w:rsidRPr="00C06B81" w:rsidRDefault="005350C9">
      <w:pPr>
        <w:rPr>
          <w:rFonts w:ascii="Times New Roman" w:hAnsi="Times New Roman" w:cs="Times New Roman"/>
        </w:rPr>
      </w:pPr>
      <w:r w:rsidRPr="00C06B81">
        <w:rPr>
          <w:rFonts w:ascii="Times New Roman" w:hAnsi="Times New Roman" w:cs="Times New Roman"/>
          <w:b/>
          <w:bCs/>
          <w:color w:val="1F3864" w:themeColor="accent1" w:themeShade="80"/>
        </w:rPr>
        <w:t>Warnings</w:t>
      </w:r>
      <w:r w:rsidRPr="00C06B81">
        <w:rPr>
          <w:rFonts w:ascii="Times New Roman" w:hAnsi="Times New Roman" w:cs="Times New Roman"/>
          <w:color w:val="1F3864" w:themeColor="accent1" w:themeShade="80"/>
        </w:rPr>
        <w:t xml:space="preserve"> </w:t>
      </w:r>
      <w:r w:rsidRPr="00C06B81">
        <w:rPr>
          <w:rFonts w:ascii="Times New Roman" w:hAnsi="Times New Roman" w:cs="Times New Roman"/>
        </w:rPr>
        <w:t>offer cautionary advice to consider</w:t>
      </w:r>
    </w:p>
    <w:tbl>
      <w:tblPr>
        <w:tblStyle w:val="TableGrid"/>
        <w:tblW w:w="5000" w:type="pct"/>
        <w:tblLook w:val="04A0" w:firstRow="1" w:lastRow="0" w:firstColumn="1" w:lastColumn="0" w:noHBand="0" w:noVBand="1"/>
      </w:tblPr>
      <w:tblGrid>
        <w:gridCol w:w="1556"/>
        <w:gridCol w:w="7794"/>
      </w:tblGrid>
      <w:tr w:rsidR="005350C9" w:rsidRPr="00C06B81" w14:paraId="7FCB9B08" w14:textId="77777777" w:rsidTr="004A42FF">
        <w:trPr>
          <w:trHeight w:val="777"/>
        </w:trPr>
        <w:tc>
          <w:tcPr>
            <w:tcW w:w="832" w:type="pct"/>
          </w:tcPr>
          <w:p w14:paraId="0F3E6915" w14:textId="77777777" w:rsidR="005350C9" w:rsidRPr="00C06B81" w:rsidRDefault="005350C9" w:rsidP="005350C9">
            <w:pPr>
              <w:jc w:val="center"/>
              <w:rPr>
                <w:rFonts w:ascii="Times New Roman" w:hAnsi="Times New Roman" w:cs="Times New Roman"/>
              </w:rPr>
            </w:pPr>
            <w:r w:rsidRPr="00C06B81">
              <w:rPr>
                <w:rFonts w:ascii="Times New Roman" w:hAnsi="Times New Roman" w:cs="Times New Roman"/>
                <w:noProof/>
                <w:lang w:bidi="ar-SA"/>
              </w:rPr>
              <mc:AlternateContent>
                <mc:Choice Requires="wpg">
                  <w:drawing>
                    <wp:anchor distT="0" distB="0" distL="114300" distR="114300" simplePos="0" relativeHeight="251658242" behindDoc="0" locked="0" layoutInCell="1" allowOverlap="1" wp14:anchorId="55F2F699" wp14:editId="64EB1CBA">
                      <wp:simplePos x="0" y="0"/>
                      <wp:positionH relativeFrom="column">
                        <wp:posOffset>318849</wp:posOffset>
                      </wp:positionH>
                      <wp:positionV relativeFrom="paragraph">
                        <wp:posOffset>133350</wp:posOffset>
                      </wp:positionV>
                      <wp:extent cx="133350" cy="169069"/>
                      <wp:effectExtent l="0" t="0" r="0" b="0"/>
                      <wp:wrapNone/>
                      <wp:docPr id="30" name="Graphic 3" descr="Exclamation mark"/>
                      <wp:cNvGraphicFramePr/>
                      <a:graphic xmlns:a="http://schemas.openxmlformats.org/drawingml/2006/main">
                        <a:graphicData uri="http://schemas.microsoft.com/office/word/2010/wordprocessingGroup">
                          <wpg:wgp>
                            <wpg:cNvGrpSpPr/>
                            <wpg:grpSpPr>
                              <a:xfrm>
                                <a:off x="0" y="0"/>
                                <a:ext cx="133350" cy="169069"/>
                                <a:chOff x="1247775" y="6953250"/>
                                <a:chExt cx="228600" cy="228600"/>
                              </a:xfrm>
                            </wpg:grpSpPr>
                            <wps:wsp>
                              <wps:cNvPr id="31" name="Freeform: Shape 31"/>
                              <wps:cNvSpPr/>
                              <wps:spPr>
                                <a:xfrm>
                                  <a:off x="1348621" y="6972300"/>
                                  <a:ext cx="26194" cy="133350"/>
                                </a:xfrm>
                                <a:custGeom>
                                  <a:avLst/>
                                  <a:gdLst>
                                    <a:gd name="connsiteX0" fmla="*/ 0 w 26193"/>
                                    <a:gd name="connsiteY0" fmla="*/ 0 h 133350"/>
                                    <a:gd name="connsiteX1" fmla="*/ 26908 w 26193"/>
                                    <a:gd name="connsiteY1" fmla="*/ 0 h 133350"/>
                                    <a:gd name="connsiteX2" fmla="*/ 24670 w 26193"/>
                                    <a:gd name="connsiteY2" fmla="*/ 135469 h 133350"/>
                                    <a:gd name="connsiteX3" fmla="*/ 2238 w 26193"/>
                                    <a:gd name="connsiteY3" fmla="*/ 135469 h 133350"/>
                                    <a:gd name="connsiteX4" fmla="*/ 0 w 26193"/>
                                    <a:gd name="connsiteY4" fmla="*/ 0 h 1333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6193" h="133350">
                                      <a:moveTo>
                                        <a:pt x="0" y="0"/>
                                      </a:moveTo>
                                      <a:lnTo>
                                        <a:pt x="26908" y="0"/>
                                      </a:lnTo>
                                      <a:lnTo>
                                        <a:pt x="24670" y="135469"/>
                                      </a:lnTo>
                                      <a:lnTo>
                                        <a:pt x="2238" y="135469"/>
                                      </a:lnTo>
                                      <a:lnTo>
                                        <a:pt x="0" y="0"/>
                                      </a:lnTo>
                                      <a:close/>
                                    </a:path>
                                  </a:pathLst>
                                </a:custGeom>
                                <a:solidFill>
                                  <a:srgbClr val="000000"/>
                                </a:solidFill>
                                <a:ln w="2381"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Freeform: Shape 32"/>
                              <wps:cNvSpPr/>
                              <wps:spPr>
                                <a:xfrm>
                                  <a:off x="1343025" y="7122319"/>
                                  <a:ext cx="38100" cy="38100"/>
                                </a:xfrm>
                                <a:custGeom>
                                  <a:avLst/>
                                  <a:gdLst>
                                    <a:gd name="connsiteX0" fmla="*/ 38100 w 38100"/>
                                    <a:gd name="connsiteY0" fmla="*/ 19050 h 38100"/>
                                    <a:gd name="connsiteX1" fmla="*/ 19050 w 38100"/>
                                    <a:gd name="connsiteY1" fmla="*/ 38100 h 38100"/>
                                    <a:gd name="connsiteX2" fmla="*/ 0 w 38100"/>
                                    <a:gd name="connsiteY2" fmla="*/ 19050 h 38100"/>
                                    <a:gd name="connsiteX3" fmla="*/ 19050 w 38100"/>
                                    <a:gd name="connsiteY3" fmla="*/ 0 h 38100"/>
                                    <a:gd name="connsiteX4" fmla="*/ 38100 w 38100"/>
                                    <a:gd name="connsiteY4" fmla="*/ 19050 h 381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100" h="38100">
                                      <a:moveTo>
                                        <a:pt x="38100" y="19050"/>
                                      </a:moveTo>
                                      <a:cubicBezTo>
                                        <a:pt x="38100" y="29571"/>
                                        <a:pt x="29571" y="38100"/>
                                        <a:pt x="19050" y="38100"/>
                                      </a:cubicBezTo>
                                      <a:cubicBezTo>
                                        <a:pt x="8529" y="38100"/>
                                        <a:pt x="0" y="29571"/>
                                        <a:pt x="0" y="19050"/>
                                      </a:cubicBezTo>
                                      <a:cubicBezTo>
                                        <a:pt x="0" y="8529"/>
                                        <a:pt x="8529" y="0"/>
                                        <a:pt x="19050" y="0"/>
                                      </a:cubicBezTo>
                                      <a:cubicBezTo>
                                        <a:pt x="29571" y="0"/>
                                        <a:pt x="38100" y="8529"/>
                                        <a:pt x="38100" y="19050"/>
                                      </a:cubicBezTo>
                                      <a:close/>
                                    </a:path>
                                  </a:pathLst>
                                </a:custGeom>
                                <a:solidFill>
                                  <a:srgbClr val="000000"/>
                                </a:solidFill>
                                <a:ln w="2381"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420FD78" id="Graphic 3" o:spid="_x0000_s1026" alt="Exclamation mark" style="position:absolute;margin-left:25.1pt;margin-top:10.5pt;width:10.5pt;height:13.3pt;z-index:251658242;mso-width-relative:margin;mso-height-relative:margin" coordorigin="12477,69532" coordsize="2286,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">
                      <v:shape id="Freeform: Shape 31" o:spid="_x0000_s1027" style="position:absolute;left:13486;top:69723;width:262;height:1333;visibility:visible;mso-wrap-style:square;v-text-anchor:middle" coordsize="26193,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" path="m,l26908,,24670,135469r-22432,l,xe" fillcolor="black" stroked="f" strokeweight=".06614mm">
                        <v:stroke joinstyle="miter"/>
                        <v:path arrowok="t" o:connecttype="custom" o:connectlocs="0,0;26909,0;24671,135469;2238,135469;0,0" o:connectangles="0,0,0,0,0"/>
                      </v:shape>
                      <v:shape id="Freeform: Shape 32" o:spid="_x0000_s1028" style="position:absolute;left:13430;top:71223;width:381;height:381;visibility:visible;mso-wrap-style:square;v-text-anchor:middle"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" path="m38100,19050v,10521,-8529,19050,-19050,19050c8529,38100,,29571,,19050,,8529,8529,,19050,,29571,,38100,8529,38100,19050xe" fillcolor="black" stroked="f" strokeweight=".06614mm">
                        <v:stroke joinstyle="miter"/>
                        <v:path arrowok="t" o:connecttype="custom" o:connectlocs="38100,19050;19050,38100;0,19050;19050,0;38100,19050" o:connectangles="0,0,0,0,0"/>
                      </v:shape>
                    </v:group>
                  </w:pict>
                </mc:Fallback>
              </mc:AlternateContent>
            </w:r>
          </w:p>
        </w:tc>
        <w:tc>
          <w:tcPr>
            <w:tcW w:w="4168" w:type="pct"/>
          </w:tcPr>
          <w:p w14:paraId="6851F32A" w14:textId="77777777" w:rsidR="005350C9" w:rsidRPr="00C06B81" w:rsidRDefault="005350C9" w:rsidP="00C41015">
            <w:pPr>
              <w:rPr>
                <w:rFonts w:ascii="Times New Roman" w:hAnsi="Times New Roman" w:cs="Times New Roman"/>
              </w:rPr>
            </w:pPr>
          </w:p>
          <w:p w14:paraId="2AEA765D" w14:textId="2B039B7F" w:rsidR="005350C9" w:rsidRPr="00C06B81" w:rsidRDefault="005350C9" w:rsidP="00C41015">
            <w:pPr>
              <w:rPr>
                <w:rFonts w:ascii="Times New Roman" w:hAnsi="Times New Roman" w:cs="Times New Roman"/>
              </w:rPr>
            </w:pPr>
            <w:r w:rsidRPr="00C06B81">
              <w:rPr>
                <w:rFonts w:ascii="Times New Roman" w:hAnsi="Times New Roman" w:cs="Times New Roman"/>
              </w:rPr>
              <w:t xml:space="preserve">Tip: A </w:t>
            </w:r>
            <w:r w:rsidR="00E47D57" w:rsidRPr="00C06B81">
              <w:rPr>
                <w:rFonts w:ascii="Times New Roman" w:hAnsi="Times New Roman" w:cs="Times New Roman"/>
              </w:rPr>
              <w:t>warning</w:t>
            </w:r>
            <w:r w:rsidRPr="00C06B81">
              <w:rPr>
                <w:rFonts w:ascii="Times New Roman" w:hAnsi="Times New Roman" w:cs="Times New Roman"/>
              </w:rPr>
              <w:t xml:space="preserve"> look like this</w:t>
            </w:r>
          </w:p>
        </w:tc>
      </w:tr>
    </w:tbl>
    <w:p w14:paraId="41078C86" w14:textId="77777777" w:rsidR="005350C9" w:rsidRPr="00C06B81" w:rsidRDefault="005350C9">
      <w:pPr>
        <w:rPr>
          <w:rFonts w:ascii="Times New Roman" w:hAnsi="Times New Roman" w:cs="Times New Roman"/>
        </w:rPr>
      </w:pPr>
    </w:p>
    <w:p w14:paraId="59A6CC04" w14:textId="64231F5F" w:rsidR="005350C9" w:rsidRPr="00C06B81" w:rsidRDefault="005350C9">
      <w:pPr>
        <w:rPr>
          <w:rFonts w:ascii="Times New Roman" w:hAnsi="Times New Roman" w:cs="Times New Roman"/>
        </w:rPr>
      </w:pPr>
    </w:p>
    <w:p w14:paraId="32777D94" w14:textId="2D1974E1" w:rsidR="00B12DCA" w:rsidRPr="00C06B81" w:rsidRDefault="00B12DCA">
      <w:pPr>
        <w:rPr>
          <w:rFonts w:ascii="Times New Roman" w:hAnsi="Times New Roman" w:cs="Times New Roman"/>
        </w:rPr>
      </w:pPr>
    </w:p>
    <w:p w14:paraId="44A5949C" w14:textId="77777777" w:rsidR="00B12DCA" w:rsidRPr="00C06B81" w:rsidRDefault="00B12DCA">
      <w:pPr>
        <w:rPr>
          <w:rFonts w:ascii="Times New Roman" w:hAnsi="Times New Roman" w:cs="Times New Roman"/>
        </w:rPr>
      </w:pPr>
    </w:p>
    <w:p w14:paraId="6EED9F66" w14:textId="1283FBB6" w:rsidR="005350C9" w:rsidRPr="00C06B81" w:rsidRDefault="005350C9">
      <w:pPr>
        <w:rPr>
          <w:rFonts w:ascii="Times New Roman" w:hAnsi="Times New Roman" w:cs="Times New Roman"/>
        </w:rPr>
      </w:pPr>
    </w:p>
    <w:p w14:paraId="6C5C3F72" w14:textId="76E73448" w:rsidR="009A0FFD" w:rsidRPr="00C06B81" w:rsidRDefault="009A0FFD">
      <w:pPr>
        <w:rPr>
          <w:rFonts w:ascii="Times New Roman" w:hAnsi="Times New Roman" w:cs="Times New Roman"/>
        </w:rPr>
      </w:pPr>
    </w:p>
    <w:p w14:paraId="1ECD9C3A" w14:textId="77777777" w:rsidR="009A0FFD" w:rsidRPr="00C06B81" w:rsidRDefault="009A0FFD">
      <w:pPr>
        <w:rPr>
          <w:rFonts w:ascii="Times New Roman" w:hAnsi="Times New Roman" w:cs="Times New Roman"/>
        </w:rPr>
      </w:pPr>
    </w:p>
    <w:p w14:paraId="5B28C227" w14:textId="77777777" w:rsidR="005350C9" w:rsidRPr="00C06B81" w:rsidRDefault="005350C9" w:rsidP="00272394">
      <w:pPr>
        <w:pStyle w:val="Heading1"/>
        <w:rPr>
          <w:rFonts w:ascii="Times New Roman" w:hAnsi="Times New Roman" w:cs="Times New Roman"/>
        </w:rPr>
      </w:pPr>
      <w:bookmarkStart w:id="4" w:name="_Toc56634885"/>
      <w:r w:rsidRPr="00C06B81">
        <w:rPr>
          <w:rFonts w:ascii="Times New Roman" w:hAnsi="Times New Roman" w:cs="Times New Roman"/>
        </w:rPr>
        <w:lastRenderedPageBreak/>
        <w:t>Production Support</w:t>
      </w:r>
      <w:bookmarkEnd w:id="4"/>
      <w:r w:rsidRPr="00C06B81">
        <w:rPr>
          <w:rFonts w:ascii="Times New Roman" w:hAnsi="Times New Roman" w:cs="Times New Roman"/>
        </w:rPr>
        <w:t xml:space="preserve"> </w:t>
      </w:r>
    </w:p>
    <w:p w14:paraId="45AD329A" w14:textId="330298EB" w:rsidR="005350C9" w:rsidRPr="00C06B81" w:rsidRDefault="005350C9">
      <w:pPr>
        <w:rPr>
          <w:rFonts w:ascii="Times New Roman" w:hAnsi="Times New Roman" w:cs="Times New Roman"/>
        </w:rPr>
      </w:pPr>
      <w:r w:rsidRPr="00C06B81">
        <w:rPr>
          <w:rFonts w:ascii="Times New Roman" w:hAnsi="Times New Roman" w:cs="Times New Roman"/>
        </w:rPr>
        <w:t>CL</w:t>
      </w:r>
      <w:r w:rsidR="002F353C" w:rsidRPr="00C06B81">
        <w:rPr>
          <w:rFonts w:ascii="Times New Roman" w:hAnsi="Times New Roman" w:cs="Times New Roman"/>
        </w:rPr>
        <w:t xml:space="preserve"> </w:t>
      </w:r>
      <w:r w:rsidRPr="00C06B81">
        <w:rPr>
          <w:rFonts w:ascii="Times New Roman" w:hAnsi="Times New Roman" w:cs="Times New Roman"/>
        </w:rPr>
        <w:t>integration for document fulfillment request is available to customers 24 hours a day 7 days a week. Production support is defined as efficient escalation, resolution of incidents identified within production environment. Production support applies to any groups that interface with CL</w:t>
      </w:r>
      <w:r w:rsidR="00D134C8" w:rsidRPr="00C06B81">
        <w:rPr>
          <w:rFonts w:ascii="Times New Roman" w:hAnsi="Times New Roman" w:cs="Times New Roman"/>
        </w:rPr>
        <w:t xml:space="preserve"> print &amp; ship platform</w:t>
      </w:r>
      <w:r w:rsidRPr="00C06B81">
        <w:rPr>
          <w:rFonts w:ascii="Times New Roman" w:hAnsi="Times New Roman" w:cs="Times New Roman"/>
        </w:rPr>
        <w:t xml:space="preserve">. Questions or incidents may be reported by various groups including clients, vendors. General support is provided on a daily basis during regular business hours of operation. </w:t>
      </w:r>
    </w:p>
    <w:p w14:paraId="6A98CB3B" w14:textId="77777777" w:rsidR="00850E07" w:rsidRPr="00C06B81" w:rsidRDefault="00850E07" w:rsidP="00850E07">
      <w:pPr>
        <w:rPr>
          <w:rFonts w:ascii="Times New Roman" w:hAnsi="Times New Roman" w:cs="Times New Roman"/>
        </w:rPr>
      </w:pPr>
    </w:p>
    <w:p w14:paraId="68F539EA" w14:textId="77777777" w:rsidR="005350C9" w:rsidRPr="00C06B81" w:rsidRDefault="005350C9">
      <w:pPr>
        <w:rPr>
          <w:rFonts w:ascii="Times New Roman" w:hAnsi="Times New Roman" w:cs="Times New Roman"/>
        </w:rPr>
      </w:pPr>
    </w:p>
    <w:p w14:paraId="22BBB893" w14:textId="53B47852" w:rsidR="005350C9" w:rsidRPr="00C06B81" w:rsidRDefault="008C22BC" w:rsidP="00272394">
      <w:pPr>
        <w:pStyle w:val="Heading2"/>
        <w:rPr>
          <w:rFonts w:ascii="Times New Roman" w:hAnsi="Times New Roman" w:cs="Times New Roman"/>
        </w:rPr>
      </w:pPr>
      <w:bookmarkStart w:id="5" w:name="_Toc56634886"/>
      <w:r w:rsidRPr="00C06B81">
        <w:rPr>
          <w:rFonts w:ascii="Times New Roman" w:hAnsi="Times New Roman" w:cs="Times New Roman"/>
        </w:rPr>
        <w:t>CoreLogic Support</w:t>
      </w:r>
      <w:bookmarkEnd w:id="5"/>
      <w:r w:rsidRPr="00C06B81">
        <w:rPr>
          <w:rFonts w:ascii="Times New Roman" w:hAnsi="Times New Roman" w:cs="Times New Roman"/>
        </w:rPr>
        <w:t xml:space="preserve"> </w:t>
      </w:r>
    </w:p>
    <w:p w14:paraId="16A4AED4" w14:textId="6709DEA6" w:rsidR="005350C9" w:rsidRPr="00C06B81" w:rsidRDefault="00D60C5F" w:rsidP="00850E07">
      <w:pPr>
        <w:ind w:firstLine="720"/>
        <w:rPr>
          <w:rFonts w:ascii="Times New Roman" w:hAnsi="Times New Roman" w:cs="Times New Roman"/>
          <w:b/>
          <w:bCs/>
        </w:rPr>
      </w:pPr>
      <w:r>
        <w:rPr>
          <w:rFonts w:ascii="Times New Roman" w:hAnsi="Times New Roman" w:cs="Times New Roman"/>
          <w:b/>
          <w:bCs/>
        </w:rPr>
        <w:t xml:space="preserve">Regular </w:t>
      </w:r>
      <w:r w:rsidR="005350C9" w:rsidRPr="00C06B81">
        <w:rPr>
          <w:rFonts w:ascii="Times New Roman" w:hAnsi="Times New Roman" w:cs="Times New Roman"/>
          <w:b/>
          <w:bCs/>
        </w:rPr>
        <w:t>Support</w:t>
      </w:r>
      <w:r>
        <w:rPr>
          <w:rFonts w:ascii="Times New Roman" w:hAnsi="Times New Roman" w:cs="Times New Roman"/>
          <w:b/>
          <w:bCs/>
        </w:rPr>
        <w:t xml:space="preserve"> Hours</w:t>
      </w:r>
      <w:r w:rsidR="005350C9" w:rsidRPr="00C06B81">
        <w:rPr>
          <w:rFonts w:ascii="Times New Roman" w:hAnsi="Times New Roman" w:cs="Times New Roman"/>
          <w:b/>
          <w:bCs/>
        </w:rPr>
        <w:t>:</w:t>
      </w:r>
    </w:p>
    <w:p w14:paraId="40994A28" w14:textId="65FF346E" w:rsidR="00850E07" w:rsidRPr="00C06B81" w:rsidRDefault="005350C9" w:rsidP="00850E07">
      <w:pPr>
        <w:pStyle w:val="ListParagraph"/>
        <w:numPr>
          <w:ilvl w:val="0"/>
          <w:numId w:val="1"/>
        </w:numPr>
        <w:rPr>
          <w:rFonts w:ascii="Times New Roman" w:hAnsi="Times New Roman" w:cs="Times New Roman"/>
        </w:rPr>
      </w:pPr>
      <w:r w:rsidRPr="00C06B81">
        <w:rPr>
          <w:rFonts w:ascii="Times New Roman" w:hAnsi="Times New Roman" w:cs="Times New Roman"/>
        </w:rPr>
        <w:t>Monday through Friday</w:t>
      </w:r>
      <w:r w:rsidR="00C94616" w:rsidRPr="00C06B81">
        <w:rPr>
          <w:rFonts w:ascii="Times New Roman" w:hAnsi="Times New Roman" w:cs="Times New Roman"/>
        </w:rPr>
        <w:t>:</w:t>
      </w:r>
      <w:r w:rsidR="00D60C5F">
        <w:rPr>
          <w:rFonts w:ascii="Times New Roman" w:hAnsi="Times New Roman" w:cs="Times New Roman"/>
        </w:rPr>
        <w:t xml:space="preserve"> 8:00 AM EST – 8 PM EST</w:t>
      </w:r>
    </w:p>
    <w:p w14:paraId="44F345C0" w14:textId="49A2E192" w:rsidR="00C94616" w:rsidRPr="00C06B81" w:rsidRDefault="00C94616" w:rsidP="00850E07">
      <w:pPr>
        <w:pStyle w:val="ListParagraph"/>
        <w:numPr>
          <w:ilvl w:val="0"/>
          <w:numId w:val="1"/>
        </w:numPr>
        <w:rPr>
          <w:rFonts w:ascii="Times New Roman" w:hAnsi="Times New Roman" w:cs="Times New Roman"/>
        </w:rPr>
      </w:pPr>
      <w:r w:rsidRPr="00C06B81">
        <w:rPr>
          <w:rFonts w:ascii="Times New Roman" w:hAnsi="Times New Roman" w:cs="Times New Roman"/>
        </w:rPr>
        <w:t>Saturday</w:t>
      </w:r>
      <w:r w:rsidR="00850E07" w:rsidRPr="00C06B81">
        <w:rPr>
          <w:rFonts w:ascii="Times New Roman" w:hAnsi="Times New Roman" w:cs="Times New Roman"/>
        </w:rPr>
        <w:t xml:space="preserve">: </w:t>
      </w:r>
      <w:r w:rsidR="00D60C5F">
        <w:rPr>
          <w:rFonts w:ascii="Times New Roman" w:hAnsi="Times New Roman" w:cs="Times New Roman"/>
        </w:rPr>
        <w:t xml:space="preserve">8:00 </w:t>
      </w:r>
      <w:r w:rsidR="008E2C32">
        <w:rPr>
          <w:rFonts w:ascii="Times New Roman" w:hAnsi="Times New Roman" w:cs="Times New Roman"/>
        </w:rPr>
        <w:t>AM – 2 PM EST</w:t>
      </w:r>
    </w:p>
    <w:p w14:paraId="43C7BDA0" w14:textId="77777777" w:rsidR="00C94616" w:rsidRPr="00C06B81" w:rsidRDefault="00C94616">
      <w:pPr>
        <w:rPr>
          <w:rFonts w:ascii="Times New Roman" w:hAnsi="Times New Roman" w:cs="Times New Roman"/>
        </w:rPr>
      </w:pPr>
    </w:p>
    <w:p w14:paraId="60C28C06" w14:textId="08B4769C" w:rsidR="00C94616" w:rsidRPr="00C06B81" w:rsidRDefault="00C94616" w:rsidP="00850E07">
      <w:pPr>
        <w:ind w:firstLine="720"/>
        <w:rPr>
          <w:rFonts w:ascii="Times New Roman" w:hAnsi="Times New Roman" w:cs="Times New Roman"/>
          <w:b/>
          <w:bCs/>
        </w:rPr>
      </w:pPr>
      <w:r w:rsidRPr="00C06B81">
        <w:rPr>
          <w:rFonts w:ascii="Times New Roman" w:hAnsi="Times New Roman" w:cs="Times New Roman"/>
          <w:b/>
          <w:bCs/>
        </w:rPr>
        <w:t xml:space="preserve">Support Phone Number: </w:t>
      </w:r>
    </w:p>
    <w:p w14:paraId="7A159169" w14:textId="7B91C43D" w:rsidR="005328BE" w:rsidRPr="00C06B81" w:rsidRDefault="005328BE" w:rsidP="005328BE">
      <w:pPr>
        <w:pStyle w:val="ListParagraph"/>
        <w:numPr>
          <w:ilvl w:val="0"/>
          <w:numId w:val="1"/>
        </w:numPr>
        <w:rPr>
          <w:rFonts w:ascii="Times New Roman" w:hAnsi="Times New Roman" w:cs="Times New Roman"/>
        </w:rPr>
      </w:pPr>
      <w:r w:rsidRPr="00C06B81">
        <w:rPr>
          <w:rFonts w:ascii="Times New Roman" w:hAnsi="Times New Roman" w:cs="Times New Roman"/>
        </w:rPr>
        <w:t>Monday through Friday:</w:t>
      </w:r>
      <w:r>
        <w:rPr>
          <w:rFonts w:ascii="Times New Roman" w:hAnsi="Times New Roman" w:cs="Times New Roman"/>
        </w:rPr>
        <w:t xml:space="preserve"> </w:t>
      </w:r>
    </w:p>
    <w:p w14:paraId="28785844" w14:textId="2222531F" w:rsidR="005328BE" w:rsidRPr="00C06B81" w:rsidRDefault="005328BE" w:rsidP="005328BE">
      <w:pPr>
        <w:pStyle w:val="ListParagraph"/>
        <w:numPr>
          <w:ilvl w:val="0"/>
          <w:numId w:val="1"/>
        </w:numPr>
        <w:rPr>
          <w:rFonts w:ascii="Times New Roman" w:hAnsi="Times New Roman" w:cs="Times New Roman"/>
        </w:rPr>
      </w:pPr>
      <w:r w:rsidRPr="00C06B81">
        <w:rPr>
          <w:rFonts w:ascii="Times New Roman" w:hAnsi="Times New Roman" w:cs="Times New Roman"/>
        </w:rPr>
        <w:t xml:space="preserve">Saturday: </w:t>
      </w:r>
    </w:p>
    <w:p w14:paraId="364ED463" w14:textId="30037A5F" w:rsidR="009F7209" w:rsidRPr="00C06B81" w:rsidRDefault="009F7209">
      <w:pPr>
        <w:rPr>
          <w:rFonts w:ascii="Times New Roman" w:hAnsi="Times New Roman" w:cs="Times New Roman"/>
        </w:rPr>
      </w:pPr>
    </w:p>
    <w:p w14:paraId="107A661C" w14:textId="42ABF140" w:rsidR="000476F6" w:rsidRPr="00C06B81" w:rsidRDefault="000476F6">
      <w:pPr>
        <w:rPr>
          <w:rFonts w:ascii="Times New Roman" w:hAnsi="Times New Roman" w:cs="Times New Roman"/>
        </w:rPr>
      </w:pPr>
    </w:p>
    <w:p w14:paraId="5952FD1D" w14:textId="2E2589BF" w:rsidR="000476F6" w:rsidRPr="00C06B81" w:rsidRDefault="000476F6">
      <w:pPr>
        <w:rPr>
          <w:rFonts w:ascii="Times New Roman" w:hAnsi="Times New Roman" w:cs="Times New Roman"/>
        </w:rPr>
      </w:pPr>
    </w:p>
    <w:p w14:paraId="0F5B1D04" w14:textId="77777777" w:rsidR="009F7209" w:rsidRPr="00C06B81" w:rsidRDefault="009F7209">
      <w:pPr>
        <w:rPr>
          <w:rFonts w:ascii="Times New Roman" w:hAnsi="Times New Roman" w:cs="Times New Roman"/>
        </w:rPr>
      </w:pPr>
    </w:p>
    <w:tbl>
      <w:tblPr>
        <w:tblStyle w:val="TableGrid"/>
        <w:tblW w:w="5000" w:type="pct"/>
        <w:tblLook w:val="04A0" w:firstRow="1" w:lastRow="0" w:firstColumn="1" w:lastColumn="0" w:noHBand="0" w:noVBand="1"/>
      </w:tblPr>
      <w:tblGrid>
        <w:gridCol w:w="1556"/>
        <w:gridCol w:w="7794"/>
      </w:tblGrid>
      <w:tr w:rsidR="009F7209" w:rsidRPr="00C06B81" w14:paraId="21378B14" w14:textId="77777777" w:rsidTr="004A42FF">
        <w:trPr>
          <w:trHeight w:val="777"/>
        </w:trPr>
        <w:tc>
          <w:tcPr>
            <w:tcW w:w="832" w:type="pct"/>
          </w:tcPr>
          <w:p w14:paraId="1EA18F0B" w14:textId="77777777" w:rsidR="009F7209" w:rsidRPr="00C06B81" w:rsidRDefault="009F7209" w:rsidP="00C41015">
            <w:pPr>
              <w:rPr>
                <w:rFonts w:ascii="Times New Roman" w:hAnsi="Times New Roman" w:cs="Times New Roman"/>
              </w:rPr>
            </w:pPr>
            <w:r w:rsidRPr="00C06B81">
              <w:rPr>
                <w:rFonts w:ascii="Times New Roman" w:hAnsi="Times New Roman" w:cs="Times New Roman"/>
                <w:b/>
                <w:bCs/>
                <w:noProof/>
                <w:color w:val="1F3864" w:themeColor="accent1" w:themeShade="80"/>
                <w:lang w:bidi="ar-SA"/>
              </w:rPr>
              <mc:AlternateContent>
                <mc:Choice Requires="wps">
                  <w:drawing>
                    <wp:anchor distT="0" distB="0" distL="114300" distR="114300" simplePos="0" relativeHeight="251658243" behindDoc="0" locked="0" layoutInCell="1" allowOverlap="1" wp14:anchorId="6ADF31D0" wp14:editId="0F86F792">
                      <wp:simplePos x="0" y="0"/>
                      <wp:positionH relativeFrom="column">
                        <wp:posOffset>287655</wp:posOffset>
                      </wp:positionH>
                      <wp:positionV relativeFrom="paragraph">
                        <wp:posOffset>85725</wp:posOffset>
                      </wp:positionV>
                      <wp:extent cx="260648" cy="260648"/>
                      <wp:effectExtent l="0" t="0" r="25400" b="25400"/>
                      <wp:wrapNone/>
                      <wp:docPr id="33" name="Graphic 1" descr="Pin"/>
                      <wp:cNvGraphicFramePr/>
                      <a:graphic xmlns:a="http://schemas.openxmlformats.org/drawingml/2006/main">
                        <a:graphicData uri="http://schemas.microsoft.com/office/word/2010/wordprocessingShape">
                          <wps:wsp>
                            <wps:cNvSpPr/>
                            <wps:spPr>
                              <a:xfrm>
                                <a:off x="0" y="0"/>
                                <a:ext cx="260648" cy="260648"/>
                              </a:xfrm>
                              <a:custGeom>
                                <a:avLst/>
                                <a:gdLst>
                                  <a:gd name="connsiteX0" fmla="*/ 127201 w 260647"/>
                                  <a:gd name="connsiteY0" fmla="*/ 252018 h 260647"/>
                                  <a:gd name="connsiteX1" fmla="*/ 179698 w 260647"/>
                                  <a:gd name="connsiteY1" fmla="*/ 199522 h 260647"/>
                                  <a:gd name="connsiteX2" fmla="*/ 254221 w 260647"/>
                                  <a:gd name="connsiteY2" fmla="*/ 260095 h 260647"/>
                                  <a:gd name="connsiteX3" fmla="*/ 259727 w 260647"/>
                                  <a:gd name="connsiteY3" fmla="*/ 259727 h 260647"/>
                                  <a:gd name="connsiteX4" fmla="*/ 260095 w 260647"/>
                                  <a:gd name="connsiteY4" fmla="*/ 254221 h 260647"/>
                                  <a:gd name="connsiteX5" fmla="*/ 199522 w 260647"/>
                                  <a:gd name="connsiteY5" fmla="*/ 180065 h 260647"/>
                                  <a:gd name="connsiteX6" fmla="*/ 252018 w 260647"/>
                                  <a:gd name="connsiteY6" fmla="*/ 127568 h 260647"/>
                                  <a:gd name="connsiteX7" fmla="*/ 255322 w 260647"/>
                                  <a:gd name="connsiteY7" fmla="*/ 112150 h 260647"/>
                                  <a:gd name="connsiteX8" fmla="*/ 242840 w 260647"/>
                                  <a:gd name="connsiteY8" fmla="*/ 102605 h 260647"/>
                                  <a:gd name="connsiteX9" fmla="*/ 191812 w 260647"/>
                                  <a:gd name="connsiteY9" fmla="*/ 115821 h 260647"/>
                                  <a:gd name="connsiteX10" fmla="*/ 113985 w 260647"/>
                                  <a:gd name="connsiteY10" fmla="*/ 53412 h 260647"/>
                                  <a:gd name="connsiteX11" fmla="*/ 122429 w 260647"/>
                                  <a:gd name="connsiteY11" fmla="*/ 11929 h 260647"/>
                                  <a:gd name="connsiteX12" fmla="*/ 101136 w 260647"/>
                                  <a:gd name="connsiteY12" fmla="*/ 3118 h 260647"/>
                                  <a:gd name="connsiteX13" fmla="*/ 3118 w 260647"/>
                                  <a:gd name="connsiteY13" fmla="*/ 101136 h 260647"/>
                                  <a:gd name="connsiteX14" fmla="*/ 11929 w 260647"/>
                                  <a:gd name="connsiteY14" fmla="*/ 122429 h 260647"/>
                                  <a:gd name="connsiteX15" fmla="*/ 53412 w 260647"/>
                                  <a:gd name="connsiteY15" fmla="*/ 113985 h 260647"/>
                                  <a:gd name="connsiteX16" fmla="*/ 115821 w 260647"/>
                                  <a:gd name="connsiteY16" fmla="*/ 191812 h 260647"/>
                                  <a:gd name="connsiteX17" fmla="*/ 102605 w 260647"/>
                                  <a:gd name="connsiteY17" fmla="*/ 242840 h 260647"/>
                                  <a:gd name="connsiteX18" fmla="*/ 112150 w 260647"/>
                                  <a:gd name="connsiteY18" fmla="*/ 255322 h 260647"/>
                                  <a:gd name="connsiteX19" fmla="*/ 127201 w 260647"/>
                                  <a:gd name="connsiteY19" fmla="*/ 252018 h 2606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260647" h="260647">
                                    <a:moveTo>
                                      <a:pt x="127201" y="252018"/>
                                    </a:moveTo>
                                    <a:lnTo>
                                      <a:pt x="179698" y="199522"/>
                                    </a:lnTo>
                                    <a:lnTo>
                                      <a:pt x="254221" y="260095"/>
                                    </a:lnTo>
                                    <a:cubicBezTo>
                                      <a:pt x="255689" y="261563"/>
                                      <a:pt x="258259" y="261196"/>
                                      <a:pt x="259727" y="259727"/>
                                    </a:cubicBezTo>
                                    <a:cubicBezTo>
                                      <a:pt x="261196" y="258259"/>
                                      <a:pt x="261196" y="256056"/>
                                      <a:pt x="260095" y="254221"/>
                                    </a:cubicBezTo>
                                    <a:lnTo>
                                      <a:pt x="199522" y="180065"/>
                                    </a:lnTo>
                                    <a:lnTo>
                                      <a:pt x="252018" y="127568"/>
                                    </a:lnTo>
                                    <a:cubicBezTo>
                                      <a:pt x="256056" y="123530"/>
                                      <a:pt x="257158" y="117656"/>
                                      <a:pt x="255322" y="112150"/>
                                    </a:cubicBezTo>
                                    <a:cubicBezTo>
                                      <a:pt x="253487" y="106643"/>
                                      <a:pt x="248347" y="102972"/>
                                      <a:pt x="242840" y="102605"/>
                                    </a:cubicBezTo>
                                    <a:cubicBezTo>
                                      <a:pt x="228156" y="101136"/>
                                      <a:pt x="210168" y="105909"/>
                                      <a:pt x="191812" y="115821"/>
                                    </a:cubicBezTo>
                                    <a:lnTo>
                                      <a:pt x="113985" y="53412"/>
                                    </a:lnTo>
                                    <a:cubicBezTo>
                                      <a:pt x="120593" y="40563"/>
                                      <a:pt x="123530" y="26246"/>
                                      <a:pt x="122429" y="11929"/>
                                    </a:cubicBezTo>
                                    <a:cubicBezTo>
                                      <a:pt x="120960" y="1650"/>
                                      <a:pt x="108111" y="-3857"/>
                                      <a:pt x="101136" y="3118"/>
                                    </a:cubicBezTo>
                                    <a:lnTo>
                                      <a:pt x="3118" y="101136"/>
                                    </a:lnTo>
                                    <a:cubicBezTo>
                                      <a:pt x="-3857" y="108111"/>
                                      <a:pt x="1650" y="120960"/>
                                      <a:pt x="11929" y="122429"/>
                                    </a:cubicBezTo>
                                    <a:cubicBezTo>
                                      <a:pt x="26246" y="123530"/>
                                      <a:pt x="40563" y="120960"/>
                                      <a:pt x="53412" y="113985"/>
                                    </a:cubicBezTo>
                                    <a:lnTo>
                                      <a:pt x="115821" y="191812"/>
                                    </a:lnTo>
                                    <a:cubicBezTo>
                                      <a:pt x="105909" y="210168"/>
                                      <a:pt x="101503" y="228156"/>
                                      <a:pt x="102605" y="242840"/>
                                    </a:cubicBezTo>
                                    <a:cubicBezTo>
                                      <a:pt x="102972" y="248347"/>
                                      <a:pt x="106643" y="253487"/>
                                      <a:pt x="112150" y="255322"/>
                                    </a:cubicBezTo>
                                    <a:cubicBezTo>
                                      <a:pt x="117289" y="257525"/>
                                      <a:pt x="123163" y="256056"/>
                                      <a:pt x="127201" y="252018"/>
                                    </a:cubicBezTo>
                                    <a:close/>
                                  </a:path>
                                </a:pathLst>
                              </a:custGeom>
                              <a:solidFill>
                                <a:srgbClr val="000000"/>
                              </a:solidFill>
                              <a:ln w="3671"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D7C7DE" id="Graphic 1" o:spid="_x0000_s1026" alt="Pin" style="position:absolute;margin-left:22.65pt;margin-top:6.75pt;width:20.5pt;height:20.5pt;z-index:251658243;visibility:visible;mso-wrap-style:square;mso-wrap-distance-left:9pt;mso-wrap-distance-top:0;mso-wrap-distance-right:9pt;mso-wrap-distance-bottom:0;mso-position-horizontal:absolute;mso-position-horizontal-relative:text;mso-position-vertical:absolute;mso-position-vertical-relative:text;v-text-anchor:middle" coordsize="260647,260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" path="m127201,252018r52497,-52496l254221,260095v1468,1468,4038,1101,5506,-368c261196,258259,261196,256056,260095,254221l199522,180065r52496,-52497c256056,123530,257158,117656,255322,112150v-1835,-5507,-6975,-9178,-12482,-9545c228156,101136,210168,105909,191812,115821l113985,53412v6608,-12849,9545,-27166,8444,-41483c120960,1650,108111,-3857,101136,3118l3118,101136v-6975,6975,-1468,19824,8811,21293c26246,123530,40563,120960,53412,113985r62409,77827c105909,210168,101503,228156,102605,242840v367,5507,4038,10647,9545,12482c117289,257525,123163,256056,127201,252018xe" fillcolor="black" stroked="f" strokeweight=".102mm">
                      <v:stroke joinstyle="miter"/>
                      <v:path arrowok="t" o:connecttype="custom" o:connectlocs="127201,252019;179699,199523;254222,260096;259728,259728;260096,254222;199523,180066;252019,127568;255323,112150;242841,102605;191813,115821;113985,53412;122429,11929;101136,3118;3118,101136;11929,122429;53412,113985;115821,191813;102605,242841;112150,255323;127201,252019" o:connectangles="0,0,0,0,0,0,0,0,0,0,0,0,0,0,0,0,0,0,0,0"/>
                    </v:shape>
                  </w:pict>
                </mc:Fallback>
              </mc:AlternateContent>
            </w:r>
          </w:p>
        </w:tc>
        <w:tc>
          <w:tcPr>
            <w:tcW w:w="4168" w:type="pct"/>
          </w:tcPr>
          <w:p w14:paraId="179DF11C" w14:textId="1CEA7DC7" w:rsidR="006339CE" w:rsidRPr="00C06B81" w:rsidRDefault="00001ED3" w:rsidP="00001ED3">
            <w:pPr>
              <w:pStyle w:val="Default"/>
              <w:spacing w:after="160"/>
              <w:rPr>
                <w:rFonts w:ascii="Times New Roman" w:hAnsi="Times New Roman" w:cs="Times New Roman"/>
                <w:sz w:val="18"/>
                <w:szCs w:val="18"/>
              </w:rPr>
            </w:pPr>
            <w:r w:rsidRPr="00C06B81">
              <w:rPr>
                <w:rFonts w:ascii="Times New Roman" w:hAnsi="Times New Roman" w:cs="Times New Roman"/>
                <w:sz w:val="18"/>
                <w:szCs w:val="18"/>
              </w:rPr>
              <w:br/>
            </w:r>
            <w:r w:rsidR="00850E07" w:rsidRPr="00C06B81">
              <w:rPr>
                <w:rFonts w:ascii="Times New Roman" w:hAnsi="Times New Roman" w:cs="Times New Roman"/>
                <w:sz w:val="18"/>
                <w:szCs w:val="18"/>
              </w:rPr>
              <w:t xml:space="preserve">CL Support: </w:t>
            </w:r>
            <w:r w:rsidRPr="00C06B81">
              <w:rPr>
                <w:rFonts w:ascii="Times New Roman" w:hAnsi="Times New Roman" w:cs="Times New Roman"/>
                <w:sz w:val="18"/>
                <w:szCs w:val="18"/>
              </w:rPr>
              <w:t xml:space="preserve">For support during standard business hours please contact the support team via email at </w:t>
            </w:r>
            <w:hyperlink r:id="rId11" w:history="1">
              <w:r w:rsidR="006339CE" w:rsidRPr="00C06B81">
                <w:rPr>
                  <w:rStyle w:val="Hyperlink"/>
                  <w:rFonts w:ascii="Times New Roman" w:hAnsi="Times New Roman" w:cs="Times New Roman"/>
                  <w:sz w:val="18"/>
                  <w:szCs w:val="18"/>
                </w:rPr>
                <w:t>printandshipescalation.slx@corelogic.com</w:t>
              </w:r>
            </w:hyperlink>
          </w:p>
        </w:tc>
      </w:tr>
    </w:tbl>
    <w:p w14:paraId="602764B7" w14:textId="77777777" w:rsidR="009A0FFD" w:rsidRPr="00C06B81" w:rsidRDefault="009A0FFD" w:rsidP="00272394">
      <w:pPr>
        <w:pStyle w:val="Heading1"/>
        <w:rPr>
          <w:rFonts w:ascii="Times New Roman" w:hAnsi="Times New Roman" w:cs="Times New Roman"/>
        </w:rPr>
      </w:pPr>
    </w:p>
    <w:p w14:paraId="10DEA22F" w14:textId="77777777" w:rsidR="009A0FFD" w:rsidRPr="00C06B81" w:rsidRDefault="009A0FFD" w:rsidP="00272394">
      <w:pPr>
        <w:pStyle w:val="Heading1"/>
        <w:rPr>
          <w:rFonts w:ascii="Times New Roman" w:hAnsi="Times New Roman" w:cs="Times New Roman"/>
        </w:rPr>
      </w:pPr>
    </w:p>
    <w:p w14:paraId="5B89F824" w14:textId="77777777" w:rsidR="009A0FFD" w:rsidRPr="00C06B81" w:rsidRDefault="009A0FFD" w:rsidP="00272394">
      <w:pPr>
        <w:pStyle w:val="Heading1"/>
        <w:rPr>
          <w:rFonts w:ascii="Times New Roman" w:hAnsi="Times New Roman" w:cs="Times New Roman"/>
        </w:rPr>
      </w:pPr>
    </w:p>
    <w:p w14:paraId="6BCECBC1" w14:textId="77777777" w:rsidR="009A0FFD" w:rsidRPr="00C06B81" w:rsidRDefault="009A0FFD" w:rsidP="00272394">
      <w:pPr>
        <w:pStyle w:val="Heading1"/>
        <w:rPr>
          <w:rFonts w:ascii="Times New Roman" w:hAnsi="Times New Roman" w:cs="Times New Roman"/>
        </w:rPr>
      </w:pPr>
    </w:p>
    <w:p w14:paraId="4546222F" w14:textId="6279F3FB" w:rsidR="009A0FFD" w:rsidRPr="00C06B81" w:rsidRDefault="009A0FFD" w:rsidP="009A0FFD">
      <w:pPr>
        <w:rPr>
          <w:rFonts w:ascii="Times New Roman" w:hAnsi="Times New Roman" w:cs="Times New Roman"/>
        </w:rPr>
      </w:pPr>
      <w:r w:rsidRPr="00C06B81">
        <w:rPr>
          <w:rFonts w:ascii="Times New Roman" w:hAnsi="Times New Roman" w:cs="Times New Roman"/>
        </w:rPr>
        <w:br/>
      </w:r>
      <w:r w:rsidRPr="00C06B81">
        <w:rPr>
          <w:rFonts w:ascii="Times New Roman" w:hAnsi="Times New Roman" w:cs="Times New Roman"/>
        </w:rPr>
        <w:br/>
      </w:r>
      <w:r w:rsidRPr="00C06B81">
        <w:rPr>
          <w:rFonts w:ascii="Times New Roman" w:hAnsi="Times New Roman" w:cs="Times New Roman"/>
        </w:rPr>
        <w:br/>
      </w:r>
    </w:p>
    <w:p w14:paraId="7C1722DE" w14:textId="4655C1A1" w:rsidR="009F7209" w:rsidRPr="00C06B81" w:rsidRDefault="008073C7" w:rsidP="009A0FFD">
      <w:pPr>
        <w:pStyle w:val="Heading1"/>
        <w:rPr>
          <w:rFonts w:ascii="Times New Roman" w:hAnsi="Times New Roman" w:cs="Times New Roman"/>
        </w:rPr>
      </w:pPr>
      <w:bookmarkStart w:id="6" w:name="_Toc56634887"/>
      <w:r w:rsidRPr="00C06B81">
        <w:rPr>
          <w:rFonts w:ascii="Times New Roman" w:hAnsi="Times New Roman" w:cs="Times New Roman"/>
        </w:rPr>
        <w:lastRenderedPageBreak/>
        <w:t>Schedule Maintenance</w:t>
      </w:r>
      <w:bookmarkEnd w:id="6"/>
    </w:p>
    <w:p w14:paraId="176702D1" w14:textId="6AE80B3D" w:rsidR="008073C7" w:rsidRPr="00C06B81" w:rsidRDefault="00DC20C3">
      <w:pPr>
        <w:rPr>
          <w:rFonts w:ascii="Times New Roman" w:hAnsi="Times New Roman" w:cs="Times New Roman"/>
        </w:rPr>
      </w:pPr>
      <w:r w:rsidRPr="00C06B81">
        <w:rPr>
          <w:rFonts w:ascii="Times New Roman" w:hAnsi="Times New Roman" w:cs="Times New Roman"/>
        </w:rPr>
        <w:t xml:space="preserve">From time-to-time CoreLogic will be unavailable due to maintenance and will </w:t>
      </w:r>
      <w:r w:rsidR="00722123" w:rsidRPr="00C06B81">
        <w:rPr>
          <w:rFonts w:ascii="Times New Roman" w:hAnsi="Times New Roman" w:cs="Times New Roman"/>
        </w:rPr>
        <w:t xml:space="preserve">notify customers accordingly. </w:t>
      </w:r>
    </w:p>
    <w:p w14:paraId="5D250E72" w14:textId="77777777" w:rsidR="00722123" w:rsidRPr="00C06B81" w:rsidRDefault="00722123">
      <w:pPr>
        <w:rPr>
          <w:rFonts w:ascii="Times New Roman" w:hAnsi="Times New Roman" w:cs="Times New Roman"/>
        </w:rPr>
      </w:pPr>
    </w:p>
    <w:tbl>
      <w:tblPr>
        <w:tblStyle w:val="TableGrid"/>
        <w:tblW w:w="5000" w:type="pct"/>
        <w:tblLook w:val="04A0" w:firstRow="1" w:lastRow="0" w:firstColumn="1" w:lastColumn="0" w:noHBand="0" w:noVBand="1"/>
      </w:tblPr>
      <w:tblGrid>
        <w:gridCol w:w="1556"/>
        <w:gridCol w:w="7794"/>
      </w:tblGrid>
      <w:tr w:rsidR="00722123" w:rsidRPr="00C06B81" w14:paraId="4B637F89" w14:textId="77777777" w:rsidTr="004A42FF">
        <w:trPr>
          <w:trHeight w:val="777"/>
        </w:trPr>
        <w:tc>
          <w:tcPr>
            <w:tcW w:w="832" w:type="pct"/>
          </w:tcPr>
          <w:p w14:paraId="5231FB26" w14:textId="77777777" w:rsidR="00722123" w:rsidRPr="00C06B81" w:rsidRDefault="00722123" w:rsidP="00C41015">
            <w:pPr>
              <w:rPr>
                <w:rFonts w:ascii="Times New Roman" w:hAnsi="Times New Roman" w:cs="Times New Roman"/>
              </w:rPr>
            </w:pPr>
            <w:r w:rsidRPr="00C06B81">
              <w:rPr>
                <w:rFonts w:ascii="Times New Roman" w:hAnsi="Times New Roman" w:cs="Times New Roman"/>
                <w:b/>
                <w:bCs/>
                <w:noProof/>
                <w:color w:val="1F3864" w:themeColor="accent1" w:themeShade="80"/>
                <w:lang w:bidi="ar-SA"/>
              </w:rPr>
              <mc:AlternateContent>
                <mc:Choice Requires="wps">
                  <w:drawing>
                    <wp:anchor distT="0" distB="0" distL="114300" distR="114300" simplePos="0" relativeHeight="251658244" behindDoc="0" locked="0" layoutInCell="1" allowOverlap="1" wp14:anchorId="4320789F" wp14:editId="4FC03B09">
                      <wp:simplePos x="0" y="0"/>
                      <wp:positionH relativeFrom="column">
                        <wp:posOffset>287655</wp:posOffset>
                      </wp:positionH>
                      <wp:positionV relativeFrom="paragraph">
                        <wp:posOffset>85725</wp:posOffset>
                      </wp:positionV>
                      <wp:extent cx="260648" cy="260648"/>
                      <wp:effectExtent l="0" t="0" r="25400" b="25400"/>
                      <wp:wrapNone/>
                      <wp:docPr id="34" name="Graphic 1" descr="Pin"/>
                      <wp:cNvGraphicFramePr/>
                      <a:graphic xmlns:a="http://schemas.openxmlformats.org/drawingml/2006/main">
                        <a:graphicData uri="http://schemas.microsoft.com/office/word/2010/wordprocessingShape">
                          <wps:wsp>
                            <wps:cNvSpPr/>
                            <wps:spPr>
                              <a:xfrm>
                                <a:off x="0" y="0"/>
                                <a:ext cx="260648" cy="260648"/>
                              </a:xfrm>
                              <a:custGeom>
                                <a:avLst/>
                                <a:gdLst>
                                  <a:gd name="connsiteX0" fmla="*/ 127201 w 260647"/>
                                  <a:gd name="connsiteY0" fmla="*/ 252018 h 260647"/>
                                  <a:gd name="connsiteX1" fmla="*/ 179698 w 260647"/>
                                  <a:gd name="connsiteY1" fmla="*/ 199522 h 260647"/>
                                  <a:gd name="connsiteX2" fmla="*/ 254221 w 260647"/>
                                  <a:gd name="connsiteY2" fmla="*/ 260095 h 260647"/>
                                  <a:gd name="connsiteX3" fmla="*/ 259727 w 260647"/>
                                  <a:gd name="connsiteY3" fmla="*/ 259727 h 260647"/>
                                  <a:gd name="connsiteX4" fmla="*/ 260095 w 260647"/>
                                  <a:gd name="connsiteY4" fmla="*/ 254221 h 260647"/>
                                  <a:gd name="connsiteX5" fmla="*/ 199522 w 260647"/>
                                  <a:gd name="connsiteY5" fmla="*/ 180065 h 260647"/>
                                  <a:gd name="connsiteX6" fmla="*/ 252018 w 260647"/>
                                  <a:gd name="connsiteY6" fmla="*/ 127568 h 260647"/>
                                  <a:gd name="connsiteX7" fmla="*/ 255322 w 260647"/>
                                  <a:gd name="connsiteY7" fmla="*/ 112150 h 260647"/>
                                  <a:gd name="connsiteX8" fmla="*/ 242840 w 260647"/>
                                  <a:gd name="connsiteY8" fmla="*/ 102605 h 260647"/>
                                  <a:gd name="connsiteX9" fmla="*/ 191812 w 260647"/>
                                  <a:gd name="connsiteY9" fmla="*/ 115821 h 260647"/>
                                  <a:gd name="connsiteX10" fmla="*/ 113985 w 260647"/>
                                  <a:gd name="connsiteY10" fmla="*/ 53412 h 260647"/>
                                  <a:gd name="connsiteX11" fmla="*/ 122429 w 260647"/>
                                  <a:gd name="connsiteY11" fmla="*/ 11929 h 260647"/>
                                  <a:gd name="connsiteX12" fmla="*/ 101136 w 260647"/>
                                  <a:gd name="connsiteY12" fmla="*/ 3118 h 260647"/>
                                  <a:gd name="connsiteX13" fmla="*/ 3118 w 260647"/>
                                  <a:gd name="connsiteY13" fmla="*/ 101136 h 260647"/>
                                  <a:gd name="connsiteX14" fmla="*/ 11929 w 260647"/>
                                  <a:gd name="connsiteY14" fmla="*/ 122429 h 260647"/>
                                  <a:gd name="connsiteX15" fmla="*/ 53412 w 260647"/>
                                  <a:gd name="connsiteY15" fmla="*/ 113985 h 260647"/>
                                  <a:gd name="connsiteX16" fmla="*/ 115821 w 260647"/>
                                  <a:gd name="connsiteY16" fmla="*/ 191812 h 260647"/>
                                  <a:gd name="connsiteX17" fmla="*/ 102605 w 260647"/>
                                  <a:gd name="connsiteY17" fmla="*/ 242840 h 260647"/>
                                  <a:gd name="connsiteX18" fmla="*/ 112150 w 260647"/>
                                  <a:gd name="connsiteY18" fmla="*/ 255322 h 260647"/>
                                  <a:gd name="connsiteX19" fmla="*/ 127201 w 260647"/>
                                  <a:gd name="connsiteY19" fmla="*/ 252018 h 2606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260647" h="260647">
                                    <a:moveTo>
                                      <a:pt x="127201" y="252018"/>
                                    </a:moveTo>
                                    <a:lnTo>
                                      <a:pt x="179698" y="199522"/>
                                    </a:lnTo>
                                    <a:lnTo>
                                      <a:pt x="254221" y="260095"/>
                                    </a:lnTo>
                                    <a:cubicBezTo>
                                      <a:pt x="255689" y="261563"/>
                                      <a:pt x="258259" y="261196"/>
                                      <a:pt x="259727" y="259727"/>
                                    </a:cubicBezTo>
                                    <a:cubicBezTo>
                                      <a:pt x="261196" y="258259"/>
                                      <a:pt x="261196" y="256056"/>
                                      <a:pt x="260095" y="254221"/>
                                    </a:cubicBezTo>
                                    <a:lnTo>
                                      <a:pt x="199522" y="180065"/>
                                    </a:lnTo>
                                    <a:lnTo>
                                      <a:pt x="252018" y="127568"/>
                                    </a:lnTo>
                                    <a:cubicBezTo>
                                      <a:pt x="256056" y="123530"/>
                                      <a:pt x="257158" y="117656"/>
                                      <a:pt x="255322" y="112150"/>
                                    </a:cubicBezTo>
                                    <a:cubicBezTo>
                                      <a:pt x="253487" y="106643"/>
                                      <a:pt x="248347" y="102972"/>
                                      <a:pt x="242840" y="102605"/>
                                    </a:cubicBezTo>
                                    <a:cubicBezTo>
                                      <a:pt x="228156" y="101136"/>
                                      <a:pt x="210168" y="105909"/>
                                      <a:pt x="191812" y="115821"/>
                                    </a:cubicBezTo>
                                    <a:lnTo>
                                      <a:pt x="113985" y="53412"/>
                                    </a:lnTo>
                                    <a:cubicBezTo>
                                      <a:pt x="120593" y="40563"/>
                                      <a:pt x="123530" y="26246"/>
                                      <a:pt x="122429" y="11929"/>
                                    </a:cubicBezTo>
                                    <a:cubicBezTo>
                                      <a:pt x="120960" y="1650"/>
                                      <a:pt x="108111" y="-3857"/>
                                      <a:pt x="101136" y="3118"/>
                                    </a:cubicBezTo>
                                    <a:lnTo>
                                      <a:pt x="3118" y="101136"/>
                                    </a:lnTo>
                                    <a:cubicBezTo>
                                      <a:pt x="-3857" y="108111"/>
                                      <a:pt x="1650" y="120960"/>
                                      <a:pt x="11929" y="122429"/>
                                    </a:cubicBezTo>
                                    <a:cubicBezTo>
                                      <a:pt x="26246" y="123530"/>
                                      <a:pt x="40563" y="120960"/>
                                      <a:pt x="53412" y="113985"/>
                                    </a:cubicBezTo>
                                    <a:lnTo>
                                      <a:pt x="115821" y="191812"/>
                                    </a:lnTo>
                                    <a:cubicBezTo>
                                      <a:pt x="105909" y="210168"/>
                                      <a:pt x="101503" y="228156"/>
                                      <a:pt x="102605" y="242840"/>
                                    </a:cubicBezTo>
                                    <a:cubicBezTo>
                                      <a:pt x="102972" y="248347"/>
                                      <a:pt x="106643" y="253487"/>
                                      <a:pt x="112150" y="255322"/>
                                    </a:cubicBezTo>
                                    <a:cubicBezTo>
                                      <a:pt x="117289" y="257525"/>
                                      <a:pt x="123163" y="256056"/>
                                      <a:pt x="127201" y="252018"/>
                                    </a:cubicBezTo>
                                    <a:close/>
                                  </a:path>
                                </a:pathLst>
                              </a:custGeom>
                              <a:solidFill>
                                <a:srgbClr val="000000"/>
                              </a:solidFill>
                              <a:ln w="3671"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AA665E" id="Graphic 1" o:spid="_x0000_s1026" alt="Pin" style="position:absolute;margin-left:22.65pt;margin-top:6.75pt;width:20.5pt;height:20.5pt;z-index:251658244;visibility:visible;mso-wrap-style:square;mso-wrap-distance-left:9pt;mso-wrap-distance-top:0;mso-wrap-distance-right:9pt;mso-wrap-distance-bottom:0;mso-position-horizontal:absolute;mso-position-horizontal-relative:text;mso-position-vertical:absolute;mso-position-vertical-relative:text;v-text-anchor:middle" coordsize="260647,260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" path="m127201,252018r52497,-52496l254221,260095v1468,1468,4038,1101,5506,-368c261196,258259,261196,256056,260095,254221l199522,180065r52496,-52497c256056,123530,257158,117656,255322,112150v-1835,-5507,-6975,-9178,-12482,-9545c228156,101136,210168,105909,191812,115821l113985,53412v6608,-12849,9545,-27166,8444,-41483c120960,1650,108111,-3857,101136,3118l3118,101136v-6975,6975,-1468,19824,8811,21293c26246,123530,40563,120960,53412,113985r62409,77827c105909,210168,101503,228156,102605,242840v367,5507,4038,10647,9545,12482c117289,257525,123163,256056,127201,252018xe" fillcolor="black" stroked="f" strokeweight=".102mm">
                      <v:stroke joinstyle="miter"/>
                      <v:path arrowok="t" o:connecttype="custom" o:connectlocs="127201,252019;179699,199523;254222,260096;259728,259728;260096,254222;199523,180066;252019,127568;255323,112150;242841,102605;191813,115821;113985,53412;122429,11929;101136,3118;3118,101136;11929,122429;53412,113985;115821,191813;102605,242841;112150,255323;127201,252019" o:connectangles="0,0,0,0,0,0,0,0,0,0,0,0,0,0,0,0,0,0,0,0"/>
                    </v:shape>
                  </w:pict>
                </mc:Fallback>
              </mc:AlternateContent>
            </w:r>
          </w:p>
        </w:tc>
        <w:tc>
          <w:tcPr>
            <w:tcW w:w="4168" w:type="pct"/>
          </w:tcPr>
          <w:p w14:paraId="660E3DBE" w14:textId="0CDC7ABA" w:rsidR="00722123" w:rsidRPr="00C06B81" w:rsidRDefault="00722123" w:rsidP="00C41015">
            <w:pPr>
              <w:pStyle w:val="Default"/>
              <w:spacing w:after="160"/>
              <w:rPr>
                <w:rFonts w:ascii="Times New Roman" w:hAnsi="Times New Roman" w:cs="Times New Roman"/>
                <w:sz w:val="18"/>
                <w:szCs w:val="18"/>
              </w:rPr>
            </w:pPr>
            <w:r w:rsidRPr="00C06B81">
              <w:rPr>
                <w:rFonts w:ascii="Times New Roman" w:hAnsi="Times New Roman" w:cs="Times New Roman"/>
                <w:sz w:val="18"/>
                <w:szCs w:val="18"/>
              </w:rPr>
              <w:br/>
              <w:t xml:space="preserve">Clients </w:t>
            </w:r>
            <w:r w:rsidR="00D75FFE" w:rsidRPr="00C06B81">
              <w:rPr>
                <w:rFonts w:ascii="Times New Roman" w:hAnsi="Times New Roman" w:cs="Times New Roman"/>
                <w:sz w:val="18"/>
                <w:szCs w:val="18"/>
              </w:rPr>
              <w:t>and partners will be notified in advance of any maintenanc</w:t>
            </w:r>
            <w:r w:rsidR="00F63A66" w:rsidRPr="00C06B81">
              <w:rPr>
                <w:rFonts w:ascii="Times New Roman" w:hAnsi="Times New Roman" w:cs="Times New Roman"/>
                <w:sz w:val="18"/>
                <w:szCs w:val="18"/>
              </w:rPr>
              <w:t>e that will affect print &amp; ship processing requests.</w:t>
            </w:r>
            <w:r w:rsidR="00D75FFE" w:rsidRPr="00C06B81">
              <w:rPr>
                <w:rFonts w:ascii="Times New Roman" w:hAnsi="Times New Roman" w:cs="Times New Roman"/>
                <w:sz w:val="18"/>
                <w:szCs w:val="18"/>
              </w:rPr>
              <w:t xml:space="preserve"> </w:t>
            </w:r>
          </w:p>
        </w:tc>
      </w:tr>
    </w:tbl>
    <w:p w14:paraId="23CAC42B" w14:textId="34D4775E" w:rsidR="00A44556" w:rsidRPr="00C06B81" w:rsidRDefault="00A44556">
      <w:pPr>
        <w:rPr>
          <w:rFonts w:ascii="Times New Roman" w:hAnsi="Times New Roman" w:cs="Times New Roman"/>
        </w:rPr>
      </w:pPr>
    </w:p>
    <w:p w14:paraId="18C87CFD" w14:textId="7C7307F1" w:rsidR="00470184" w:rsidRPr="00C06B81" w:rsidRDefault="00470184">
      <w:pPr>
        <w:rPr>
          <w:rFonts w:ascii="Times New Roman" w:hAnsi="Times New Roman" w:cs="Times New Roman"/>
        </w:rPr>
      </w:pPr>
      <w:r w:rsidRPr="00C06B81">
        <w:rPr>
          <w:rFonts w:ascii="Times New Roman" w:hAnsi="Times New Roman" w:cs="Times New Roman"/>
        </w:rPr>
        <w:t xml:space="preserve">Technology Nomenclature </w:t>
      </w:r>
    </w:p>
    <w:p w14:paraId="64049E7C" w14:textId="64AA6555" w:rsidR="00470184" w:rsidRPr="00C06B81" w:rsidRDefault="00470184">
      <w:pPr>
        <w:rPr>
          <w:rFonts w:ascii="Times New Roman" w:hAnsi="Times New Roman" w:cs="Times New Roman"/>
        </w:rPr>
      </w:pPr>
      <w:r w:rsidRPr="00C06B81">
        <w:rPr>
          <w:rFonts w:ascii="Times New Roman" w:hAnsi="Times New Roman" w:cs="Times New Roman"/>
          <w:b/>
          <w:bCs/>
        </w:rPr>
        <w:t>API</w:t>
      </w:r>
      <w:r w:rsidR="00AB3F47" w:rsidRPr="00C06B81">
        <w:rPr>
          <w:rFonts w:ascii="Times New Roman" w:hAnsi="Times New Roman" w:cs="Times New Roman"/>
        </w:rPr>
        <w:t xml:space="preserve"> – </w:t>
      </w:r>
      <w:r w:rsidR="00D80305" w:rsidRPr="00C06B81">
        <w:rPr>
          <w:rFonts w:ascii="Times New Roman" w:hAnsi="Times New Roman" w:cs="Times New Roman"/>
        </w:rPr>
        <w:t>“application programming interface”, which is a particular set of rules or codes and specifications that allow software programs to communicate with other software programs.</w:t>
      </w:r>
    </w:p>
    <w:p w14:paraId="6CCA24E9" w14:textId="0EFD35FF" w:rsidR="00D80305" w:rsidRPr="00C06B81" w:rsidRDefault="00D80305">
      <w:pPr>
        <w:rPr>
          <w:rFonts w:ascii="Times New Roman" w:hAnsi="Times New Roman" w:cs="Times New Roman"/>
        </w:rPr>
      </w:pPr>
      <w:r w:rsidRPr="00C06B81">
        <w:rPr>
          <w:rFonts w:ascii="Times New Roman" w:hAnsi="Times New Roman" w:cs="Times New Roman"/>
          <w:b/>
          <w:bCs/>
        </w:rPr>
        <w:t>DTD</w:t>
      </w:r>
      <w:r w:rsidRPr="00C06B81">
        <w:rPr>
          <w:rFonts w:ascii="Times New Roman" w:hAnsi="Times New Roman" w:cs="Times New Roman"/>
        </w:rPr>
        <w:t xml:space="preserve"> </w:t>
      </w:r>
      <w:r w:rsidR="00AB3F47" w:rsidRPr="00C06B81">
        <w:rPr>
          <w:rFonts w:ascii="Times New Roman" w:hAnsi="Times New Roman" w:cs="Times New Roman"/>
        </w:rPr>
        <w:t>– “document type definitions” which are a set of rules that define the structure of an XML document.</w:t>
      </w:r>
    </w:p>
    <w:p w14:paraId="0BD08E5D" w14:textId="227A561E" w:rsidR="00AB3F47" w:rsidRPr="00C06B81" w:rsidRDefault="00AB3F47">
      <w:pPr>
        <w:rPr>
          <w:rFonts w:ascii="Times New Roman" w:hAnsi="Times New Roman" w:cs="Times New Roman"/>
        </w:rPr>
      </w:pPr>
      <w:r w:rsidRPr="00C06B81">
        <w:rPr>
          <w:rFonts w:ascii="Times New Roman" w:hAnsi="Times New Roman" w:cs="Times New Roman"/>
          <w:b/>
          <w:bCs/>
        </w:rPr>
        <w:t>XML</w:t>
      </w:r>
      <w:r w:rsidRPr="00C06B81">
        <w:rPr>
          <w:rFonts w:ascii="Times New Roman" w:hAnsi="Times New Roman" w:cs="Times New Roman"/>
        </w:rPr>
        <w:t xml:space="preserve"> – an “extensible markup language” which is a set of standardized rules for marking-up documents that can be shared on the Internet. It provides data independence.</w:t>
      </w:r>
    </w:p>
    <w:p w14:paraId="4A468009" w14:textId="0DAAA985" w:rsidR="009F39AF" w:rsidRPr="00C06B81" w:rsidRDefault="009F39AF">
      <w:pPr>
        <w:rPr>
          <w:rFonts w:ascii="Times New Roman" w:hAnsi="Times New Roman" w:cs="Times New Roman"/>
        </w:rPr>
      </w:pPr>
    </w:p>
    <w:p w14:paraId="67361B65" w14:textId="21C5E7DB" w:rsidR="009F39AF" w:rsidRPr="00C06B81" w:rsidRDefault="009F39AF">
      <w:pPr>
        <w:rPr>
          <w:rFonts w:ascii="Times New Roman" w:hAnsi="Times New Roman" w:cs="Times New Roman"/>
        </w:rPr>
      </w:pPr>
    </w:p>
    <w:p w14:paraId="405C8131" w14:textId="37D51D54" w:rsidR="009F39AF" w:rsidRPr="00C06B81" w:rsidRDefault="009F39AF">
      <w:pPr>
        <w:rPr>
          <w:rFonts w:ascii="Times New Roman" w:hAnsi="Times New Roman" w:cs="Times New Roman"/>
        </w:rPr>
      </w:pPr>
    </w:p>
    <w:p w14:paraId="05D2E1E8" w14:textId="06313237" w:rsidR="009F39AF" w:rsidRPr="00C06B81" w:rsidRDefault="009F39AF">
      <w:pPr>
        <w:rPr>
          <w:rFonts w:ascii="Times New Roman" w:hAnsi="Times New Roman" w:cs="Times New Roman"/>
        </w:rPr>
      </w:pPr>
    </w:p>
    <w:p w14:paraId="28600C8C" w14:textId="07CE22EA" w:rsidR="009F39AF" w:rsidRPr="00C06B81" w:rsidRDefault="009F39AF">
      <w:pPr>
        <w:rPr>
          <w:rFonts w:ascii="Times New Roman" w:hAnsi="Times New Roman" w:cs="Times New Roman"/>
        </w:rPr>
      </w:pPr>
    </w:p>
    <w:p w14:paraId="0A1E2C80" w14:textId="429DD489" w:rsidR="009F39AF" w:rsidRPr="00C06B81" w:rsidRDefault="009F39AF">
      <w:pPr>
        <w:rPr>
          <w:rFonts w:ascii="Times New Roman" w:hAnsi="Times New Roman" w:cs="Times New Roman"/>
        </w:rPr>
      </w:pPr>
    </w:p>
    <w:p w14:paraId="3BEF61CA" w14:textId="698749F0" w:rsidR="009F39AF" w:rsidRPr="00C06B81" w:rsidRDefault="009F39AF">
      <w:pPr>
        <w:rPr>
          <w:rFonts w:ascii="Times New Roman" w:hAnsi="Times New Roman" w:cs="Times New Roman"/>
        </w:rPr>
      </w:pPr>
    </w:p>
    <w:p w14:paraId="062C67F0" w14:textId="709C1D4E" w:rsidR="009F39AF" w:rsidRPr="00C06B81" w:rsidRDefault="009F39AF">
      <w:pPr>
        <w:rPr>
          <w:rFonts w:ascii="Times New Roman" w:hAnsi="Times New Roman" w:cs="Times New Roman"/>
        </w:rPr>
      </w:pPr>
    </w:p>
    <w:p w14:paraId="301D1F3D" w14:textId="68444232" w:rsidR="009F39AF" w:rsidRPr="00C06B81" w:rsidRDefault="009F39AF">
      <w:pPr>
        <w:rPr>
          <w:rFonts w:ascii="Times New Roman" w:hAnsi="Times New Roman" w:cs="Times New Roman"/>
        </w:rPr>
      </w:pPr>
    </w:p>
    <w:p w14:paraId="1DAC6C9B" w14:textId="7ACF341F" w:rsidR="009F39AF" w:rsidRPr="00C06B81" w:rsidRDefault="009F39AF">
      <w:pPr>
        <w:rPr>
          <w:rFonts w:ascii="Times New Roman" w:hAnsi="Times New Roman" w:cs="Times New Roman"/>
        </w:rPr>
      </w:pPr>
    </w:p>
    <w:p w14:paraId="7A0F83D7" w14:textId="4041D59A" w:rsidR="009F39AF" w:rsidRPr="00C06B81" w:rsidRDefault="009F39AF">
      <w:pPr>
        <w:rPr>
          <w:rFonts w:ascii="Times New Roman" w:hAnsi="Times New Roman" w:cs="Times New Roman"/>
        </w:rPr>
      </w:pPr>
    </w:p>
    <w:p w14:paraId="38AC5095" w14:textId="459C4396" w:rsidR="009F39AF" w:rsidRPr="00C06B81" w:rsidRDefault="009F39AF">
      <w:pPr>
        <w:rPr>
          <w:rFonts w:ascii="Times New Roman" w:hAnsi="Times New Roman" w:cs="Times New Roman"/>
        </w:rPr>
      </w:pPr>
    </w:p>
    <w:p w14:paraId="16D9BB12" w14:textId="39EA5265" w:rsidR="009F39AF" w:rsidRPr="00C06B81" w:rsidRDefault="009F39AF">
      <w:pPr>
        <w:rPr>
          <w:rFonts w:ascii="Times New Roman" w:hAnsi="Times New Roman" w:cs="Times New Roman"/>
        </w:rPr>
      </w:pPr>
    </w:p>
    <w:p w14:paraId="6D67B0A6" w14:textId="3DF0C6D7" w:rsidR="009F39AF" w:rsidRPr="00C06B81" w:rsidRDefault="009F39AF">
      <w:pPr>
        <w:rPr>
          <w:rFonts w:ascii="Times New Roman" w:hAnsi="Times New Roman" w:cs="Times New Roman"/>
        </w:rPr>
      </w:pPr>
    </w:p>
    <w:p w14:paraId="508F166B" w14:textId="251621B2" w:rsidR="009F39AF" w:rsidRPr="00C06B81" w:rsidRDefault="009F39AF">
      <w:pPr>
        <w:rPr>
          <w:rFonts w:ascii="Times New Roman" w:hAnsi="Times New Roman" w:cs="Times New Roman"/>
        </w:rPr>
      </w:pPr>
    </w:p>
    <w:p w14:paraId="5D177304" w14:textId="67A459FC" w:rsidR="009F39AF" w:rsidRPr="00C06B81" w:rsidRDefault="009F39AF">
      <w:pPr>
        <w:rPr>
          <w:rFonts w:ascii="Times New Roman" w:hAnsi="Times New Roman" w:cs="Times New Roman"/>
        </w:rPr>
      </w:pPr>
    </w:p>
    <w:p w14:paraId="271D0A37" w14:textId="43273E65" w:rsidR="009F39AF" w:rsidRPr="00C06B81" w:rsidRDefault="009F39AF" w:rsidP="00272394">
      <w:pPr>
        <w:pStyle w:val="Heading1"/>
        <w:rPr>
          <w:rFonts w:ascii="Times New Roman" w:hAnsi="Times New Roman" w:cs="Times New Roman"/>
        </w:rPr>
      </w:pPr>
      <w:bookmarkStart w:id="7" w:name="_Toc56634888"/>
      <w:r w:rsidRPr="00C06B81">
        <w:rPr>
          <w:rFonts w:ascii="Times New Roman" w:hAnsi="Times New Roman" w:cs="Times New Roman"/>
        </w:rPr>
        <w:lastRenderedPageBreak/>
        <w:t>Chapter 2</w:t>
      </w:r>
      <w:bookmarkEnd w:id="7"/>
    </w:p>
    <w:p w14:paraId="5391878D" w14:textId="337FE7C5" w:rsidR="009F39AF" w:rsidRPr="00C06B81" w:rsidRDefault="00424AA9" w:rsidP="00272394">
      <w:pPr>
        <w:pStyle w:val="Heading2"/>
        <w:rPr>
          <w:rFonts w:ascii="Times New Roman" w:hAnsi="Times New Roman" w:cs="Times New Roman"/>
        </w:rPr>
      </w:pPr>
      <w:bookmarkStart w:id="8" w:name="_Toc56634889"/>
      <w:r w:rsidRPr="00C06B81">
        <w:rPr>
          <w:rFonts w:ascii="Times New Roman" w:hAnsi="Times New Roman" w:cs="Times New Roman"/>
        </w:rPr>
        <w:t>Introduction to C</w:t>
      </w:r>
      <w:r w:rsidR="00260B21" w:rsidRPr="00C06B81">
        <w:rPr>
          <w:rFonts w:ascii="Times New Roman" w:hAnsi="Times New Roman" w:cs="Times New Roman"/>
        </w:rPr>
        <w:t xml:space="preserve">oreLogic Print &amp; Ship </w:t>
      </w:r>
      <w:r w:rsidRPr="00C06B81">
        <w:rPr>
          <w:rFonts w:ascii="Times New Roman" w:hAnsi="Times New Roman" w:cs="Times New Roman"/>
        </w:rPr>
        <w:t>Integration</w:t>
      </w:r>
      <w:bookmarkEnd w:id="8"/>
      <w:r w:rsidRPr="00C06B81">
        <w:rPr>
          <w:rFonts w:ascii="Times New Roman" w:hAnsi="Times New Roman" w:cs="Times New Roman"/>
        </w:rPr>
        <w:t xml:space="preserve"> </w:t>
      </w:r>
    </w:p>
    <w:p w14:paraId="55177819" w14:textId="21F70153" w:rsidR="00272394" w:rsidRPr="00C06B81" w:rsidRDefault="00272394" w:rsidP="00272394">
      <w:pPr>
        <w:pStyle w:val="Heading3"/>
        <w:rPr>
          <w:rFonts w:ascii="Times New Roman" w:hAnsi="Times New Roman" w:cs="Times New Roman"/>
        </w:rPr>
      </w:pPr>
      <w:r w:rsidRPr="00C06B81">
        <w:rPr>
          <w:rFonts w:ascii="Times New Roman" w:hAnsi="Times New Roman" w:cs="Times New Roman"/>
        </w:rPr>
        <w:br/>
      </w:r>
      <w:bookmarkStart w:id="9" w:name="_Toc56634890"/>
      <w:r w:rsidR="00424AA9" w:rsidRPr="00C06B81">
        <w:rPr>
          <w:rFonts w:ascii="Times New Roman" w:hAnsi="Times New Roman" w:cs="Times New Roman"/>
        </w:rPr>
        <w:t>What is C</w:t>
      </w:r>
      <w:r w:rsidR="00260B21" w:rsidRPr="00C06B81">
        <w:rPr>
          <w:rFonts w:ascii="Times New Roman" w:hAnsi="Times New Roman" w:cs="Times New Roman"/>
        </w:rPr>
        <w:t xml:space="preserve">oreLogic Print &amp; Ship </w:t>
      </w:r>
      <w:r w:rsidR="00424AA9" w:rsidRPr="00C06B81">
        <w:rPr>
          <w:rFonts w:ascii="Times New Roman" w:hAnsi="Times New Roman" w:cs="Times New Roman"/>
        </w:rPr>
        <w:t>Integration</w:t>
      </w:r>
      <w:bookmarkEnd w:id="9"/>
      <w:r w:rsidR="00424AA9" w:rsidRPr="00C06B81">
        <w:rPr>
          <w:rFonts w:ascii="Times New Roman" w:hAnsi="Times New Roman" w:cs="Times New Roman"/>
        </w:rPr>
        <w:t xml:space="preserve"> </w:t>
      </w:r>
      <w:r w:rsidRPr="00C06B81">
        <w:rPr>
          <w:rFonts w:ascii="Times New Roman" w:hAnsi="Times New Roman" w:cs="Times New Roman"/>
        </w:rPr>
        <w:br/>
      </w:r>
    </w:p>
    <w:p w14:paraId="62205D91" w14:textId="134A6BCF" w:rsidR="00424AA9" w:rsidRPr="00C06B81" w:rsidRDefault="001667FA">
      <w:pPr>
        <w:rPr>
          <w:rFonts w:ascii="Times New Roman" w:hAnsi="Times New Roman" w:cs="Times New Roman"/>
        </w:rPr>
      </w:pPr>
      <w:r w:rsidRPr="00C06B81">
        <w:rPr>
          <w:rFonts w:ascii="Times New Roman" w:hAnsi="Times New Roman" w:cs="Times New Roman"/>
        </w:rPr>
        <w:t>CL</w:t>
      </w:r>
      <w:r w:rsidR="00260B21" w:rsidRPr="00C06B81">
        <w:rPr>
          <w:rFonts w:ascii="Times New Roman" w:hAnsi="Times New Roman" w:cs="Times New Roman"/>
        </w:rPr>
        <w:t xml:space="preserve"> print &amp; ship </w:t>
      </w:r>
      <w:r w:rsidRPr="00C06B81">
        <w:rPr>
          <w:rFonts w:ascii="Times New Roman" w:hAnsi="Times New Roman" w:cs="Times New Roman"/>
        </w:rPr>
        <w:t xml:space="preserve">integration is </w:t>
      </w:r>
      <w:r w:rsidR="00260B21" w:rsidRPr="00C06B81">
        <w:rPr>
          <w:rFonts w:ascii="Times New Roman" w:hAnsi="Times New Roman" w:cs="Times New Roman"/>
        </w:rPr>
        <w:t>an</w:t>
      </w:r>
      <w:r w:rsidRPr="00C06B81">
        <w:rPr>
          <w:rFonts w:ascii="Times New Roman" w:hAnsi="Times New Roman" w:cs="Times New Roman"/>
        </w:rPr>
        <w:t xml:space="preserve"> </w:t>
      </w:r>
      <w:r w:rsidR="00260B21" w:rsidRPr="00C06B81">
        <w:rPr>
          <w:rFonts w:ascii="Times New Roman" w:hAnsi="Times New Roman" w:cs="Times New Roman"/>
        </w:rPr>
        <w:t>API based</w:t>
      </w:r>
      <w:r w:rsidRPr="00C06B81">
        <w:rPr>
          <w:rFonts w:ascii="Times New Roman" w:hAnsi="Times New Roman" w:cs="Times New Roman"/>
        </w:rPr>
        <w:t xml:space="preserve"> integration which allows customers to seamlessly send print &amp; ship </w:t>
      </w:r>
      <w:r w:rsidR="00D27B2F" w:rsidRPr="00C06B81">
        <w:rPr>
          <w:rFonts w:ascii="Times New Roman" w:hAnsi="Times New Roman" w:cs="Times New Roman"/>
        </w:rPr>
        <w:t>request to CoreLogic. CoreLogic accepts any print &amp; ship request initiated by</w:t>
      </w:r>
      <w:r w:rsidR="00A776A3" w:rsidRPr="00C06B81">
        <w:rPr>
          <w:rFonts w:ascii="Times New Roman" w:hAnsi="Times New Roman" w:cs="Times New Roman"/>
        </w:rPr>
        <w:t xml:space="preserve"> Customers</w:t>
      </w:r>
      <w:r w:rsidR="00D27B2F" w:rsidRPr="00C06B81">
        <w:rPr>
          <w:rFonts w:ascii="Times New Roman" w:hAnsi="Times New Roman" w:cs="Times New Roman"/>
        </w:rPr>
        <w:t xml:space="preserve">. </w:t>
      </w:r>
      <w:r w:rsidR="008018D1" w:rsidRPr="00C06B81">
        <w:rPr>
          <w:rFonts w:ascii="Times New Roman" w:hAnsi="Times New Roman" w:cs="Times New Roman"/>
        </w:rPr>
        <w:t xml:space="preserve">This integration also allows CoreLogic </w:t>
      </w:r>
      <w:r w:rsidR="00396706" w:rsidRPr="00C06B81">
        <w:rPr>
          <w:rFonts w:ascii="Times New Roman" w:hAnsi="Times New Roman" w:cs="Times New Roman"/>
        </w:rPr>
        <w:t xml:space="preserve">to send the shipping details back to the customers. </w:t>
      </w:r>
    </w:p>
    <w:p w14:paraId="525583AB" w14:textId="5AE4AB3F" w:rsidR="000F3A31" w:rsidRPr="00C06B81" w:rsidRDefault="000F3A31">
      <w:pPr>
        <w:rPr>
          <w:rFonts w:ascii="Times New Roman" w:hAnsi="Times New Roman" w:cs="Times New Roman"/>
        </w:rPr>
      </w:pPr>
      <w:r w:rsidRPr="00C06B81">
        <w:rPr>
          <w:rFonts w:ascii="Times New Roman" w:hAnsi="Times New Roman" w:cs="Times New Roman"/>
        </w:rPr>
        <w:t>The data is exchanged via request</w:t>
      </w:r>
      <w:r w:rsidR="00A776A3" w:rsidRPr="00C06B81">
        <w:rPr>
          <w:rFonts w:ascii="Times New Roman" w:hAnsi="Times New Roman" w:cs="Times New Roman"/>
        </w:rPr>
        <w:t xml:space="preserve"> &amp; response</w:t>
      </w:r>
      <w:r w:rsidRPr="00C06B81">
        <w:rPr>
          <w:rFonts w:ascii="Times New Roman" w:hAnsi="Times New Roman" w:cs="Times New Roman"/>
        </w:rPr>
        <w:t xml:space="preserve"> </w:t>
      </w:r>
      <w:r w:rsidR="00E755CF" w:rsidRPr="00C06B81">
        <w:rPr>
          <w:rFonts w:ascii="Times New Roman" w:hAnsi="Times New Roman" w:cs="Times New Roman"/>
        </w:rPr>
        <w:t>JSON</w:t>
      </w:r>
      <w:r w:rsidRPr="00C06B81">
        <w:rPr>
          <w:rFonts w:ascii="Times New Roman" w:hAnsi="Times New Roman" w:cs="Times New Roman"/>
        </w:rPr>
        <w:t xml:space="preserve">. </w:t>
      </w:r>
    </w:p>
    <w:p w14:paraId="67EF43D5" w14:textId="610A4102" w:rsidR="00396706" w:rsidRPr="00C06B81" w:rsidRDefault="00396706">
      <w:pPr>
        <w:rPr>
          <w:rFonts w:ascii="Times New Roman" w:hAnsi="Times New Roman" w:cs="Times New Roman"/>
        </w:rPr>
      </w:pPr>
    </w:p>
    <w:p w14:paraId="616CC284" w14:textId="5AD40908" w:rsidR="00396706" w:rsidRPr="00C06B81" w:rsidRDefault="00396706" w:rsidP="00272394">
      <w:pPr>
        <w:pStyle w:val="Heading1"/>
        <w:rPr>
          <w:rFonts w:ascii="Times New Roman" w:hAnsi="Times New Roman" w:cs="Times New Roman"/>
        </w:rPr>
      </w:pPr>
      <w:bookmarkStart w:id="10" w:name="_Toc56634891"/>
      <w:r w:rsidRPr="00C06B81">
        <w:rPr>
          <w:rFonts w:ascii="Times New Roman" w:hAnsi="Times New Roman" w:cs="Times New Roman"/>
        </w:rPr>
        <w:t>Benefits of Integration</w:t>
      </w:r>
      <w:bookmarkEnd w:id="10"/>
    </w:p>
    <w:p w14:paraId="136B6228" w14:textId="603CFC81" w:rsidR="00396706" w:rsidRPr="00C06B81" w:rsidRDefault="00396706">
      <w:pPr>
        <w:rPr>
          <w:rFonts w:ascii="Times New Roman" w:hAnsi="Times New Roman" w:cs="Times New Roman"/>
        </w:rPr>
      </w:pPr>
    </w:p>
    <w:p w14:paraId="32D5162F" w14:textId="398061E7" w:rsidR="00353D25" w:rsidRPr="00C06B81" w:rsidRDefault="00BA77DE" w:rsidP="00353D25">
      <w:pPr>
        <w:rPr>
          <w:rFonts w:ascii="Times New Roman" w:hAnsi="Times New Roman" w:cs="Times New Roman"/>
          <w:b/>
          <w:bCs/>
        </w:rPr>
      </w:pPr>
      <w:r w:rsidRPr="00C06B81">
        <w:rPr>
          <w:rFonts w:ascii="Times New Roman" w:hAnsi="Times New Roman" w:cs="Times New Roman"/>
          <w:b/>
          <w:bCs/>
        </w:rPr>
        <w:t>Key Benefits of Integration include:</w:t>
      </w:r>
    </w:p>
    <w:p w14:paraId="4269490D" w14:textId="4F085F02" w:rsidR="00BA77DE" w:rsidRPr="00C06B81" w:rsidRDefault="00BA77DE" w:rsidP="00353D25">
      <w:pPr>
        <w:pStyle w:val="ListParagraph"/>
        <w:numPr>
          <w:ilvl w:val="0"/>
          <w:numId w:val="2"/>
        </w:numPr>
        <w:rPr>
          <w:rFonts w:ascii="Times New Roman" w:hAnsi="Times New Roman" w:cs="Times New Roman"/>
        </w:rPr>
      </w:pPr>
      <w:r w:rsidRPr="00C06B81">
        <w:rPr>
          <w:rFonts w:ascii="Times New Roman" w:hAnsi="Times New Roman" w:cs="Times New Roman"/>
        </w:rPr>
        <w:t>With a click of a button initiate print &amp; ship request</w:t>
      </w:r>
    </w:p>
    <w:p w14:paraId="0F31B8C8" w14:textId="5C3513CF" w:rsidR="00BA77DE" w:rsidRPr="00C06B81" w:rsidRDefault="001934F1" w:rsidP="00353D25">
      <w:pPr>
        <w:pStyle w:val="ListParagraph"/>
        <w:numPr>
          <w:ilvl w:val="0"/>
          <w:numId w:val="2"/>
        </w:numPr>
        <w:rPr>
          <w:rFonts w:ascii="Times New Roman" w:hAnsi="Times New Roman" w:cs="Times New Roman"/>
        </w:rPr>
      </w:pPr>
      <w:r w:rsidRPr="00C06B81">
        <w:rPr>
          <w:rFonts w:ascii="Times New Roman" w:hAnsi="Times New Roman" w:cs="Times New Roman"/>
        </w:rPr>
        <w:t>Send the documents to print &amp; ship within few minutes</w:t>
      </w:r>
    </w:p>
    <w:p w14:paraId="7B45CF53" w14:textId="13A23107" w:rsidR="001934F1" w:rsidRPr="00C06B81" w:rsidRDefault="001934F1" w:rsidP="00353D25">
      <w:pPr>
        <w:pStyle w:val="ListParagraph"/>
        <w:numPr>
          <w:ilvl w:val="0"/>
          <w:numId w:val="2"/>
        </w:numPr>
        <w:rPr>
          <w:rFonts w:ascii="Times New Roman" w:hAnsi="Times New Roman" w:cs="Times New Roman"/>
        </w:rPr>
      </w:pPr>
      <w:r w:rsidRPr="00C06B81">
        <w:rPr>
          <w:rFonts w:ascii="Times New Roman" w:hAnsi="Times New Roman" w:cs="Times New Roman"/>
        </w:rPr>
        <w:t xml:space="preserve">Get the tracking information and shipping details </w:t>
      </w:r>
      <w:r w:rsidR="004C29C7" w:rsidRPr="00C06B81">
        <w:rPr>
          <w:rFonts w:ascii="Times New Roman" w:hAnsi="Times New Roman" w:cs="Times New Roman"/>
        </w:rPr>
        <w:t>the same day of print &amp; ship request initiation.</w:t>
      </w:r>
    </w:p>
    <w:p w14:paraId="0043064E" w14:textId="382C02AE" w:rsidR="0054780E" w:rsidRPr="00C06B81" w:rsidRDefault="0054780E" w:rsidP="00353D25">
      <w:pPr>
        <w:pStyle w:val="ListParagraph"/>
        <w:numPr>
          <w:ilvl w:val="0"/>
          <w:numId w:val="2"/>
        </w:numPr>
        <w:rPr>
          <w:rFonts w:ascii="Times New Roman" w:hAnsi="Times New Roman" w:cs="Times New Roman"/>
        </w:rPr>
      </w:pPr>
      <w:r w:rsidRPr="00C06B81">
        <w:rPr>
          <w:rFonts w:ascii="Times New Roman" w:hAnsi="Times New Roman" w:cs="Times New Roman"/>
        </w:rPr>
        <w:t>Seamless Reporting.</w:t>
      </w:r>
    </w:p>
    <w:p w14:paraId="2554664C" w14:textId="3FA6DFD0" w:rsidR="00DB58E3" w:rsidRPr="00C06B81" w:rsidRDefault="0054780E" w:rsidP="00DB58E3">
      <w:pPr>
        <w:pStyle w:val="ListParagraph"/>
        <w:numPr>
          <w:ilvl w:val="0"/>
          <w:numId w:val="2"/>
        </w:numPr>
        <w:rPr>
          <w:rFonts w:ascii="Times New Roman" w:hAnsi="Times New Roman" w:cs="Times New Roman"/>
        </w:rPr>
      </w:pPr>
      <w:r w:rsidRPr="00C06B81">
        <w:rPr>
          <w:rFonts w:ascii="Times New Roman" w:hAnsi="Times New Roman" w:cs="Times New Roman"/>
        </w:rPr>
        <w:t>Best User Experience</w:t>
      </w:r>
    </w:p>
    <w:p w14:paraId="7FE5167C" w14:textId="3B05CEB4" w:rsidR="00E755CF" w:rsidRPr="00C06B81" w:rsidRDefault="00860A46" w:rsidP="00DB58E3">
      <w:pPr>
        <w:pStyle w:val="ListParagraph"/>
        <w:numPr>
          <w:ilvl w:val="0"/>
          <w:numId w:val="2"/>
        </w:numPr>
        <w:rPr>
          <w:rFonts w:ascii="Times New Roman" w:hAnsi="Times New Roman" w:cs="Times New Roman"/>
        </w:rPr>
      </w:pPr>
      <w:r w:rsidRPr="00C06B81">
        <w:rPr>
          <w:rFonts w:ascii="Times New Roman" w:hAnsi="Times New Roman" w:cs="Times New Roman"/>
        </w:rPr>
        <w:t>Pull-Back Request</w:t>
      </w:r>
    </w:p>
    <w:p w14:paraId="71768BCF" w14:textId="77777777" w:rsidR="0054780E" w:rsidRPr="00C06B81" w:rsidRDefault="0054780E">
      <w:pPr>
        <w:rPr>
          <w:rFonts w:ascii="Times New Roman" w:hAnsi="Times New Roman" w:cs="Times New Roman"/>
        </w:rPr>
      </w:pPr>
    </w:p>
    <w:p w14:paraId="53DFD607" w14:textId="0D1BEB86" w:rsidR="004C29C7" w:rsidRPr="00C06B81" w:rsidRDefault="004C29C7">
      <w:pPr>
        <w:rPr>
          <w:rFonts w:ascii="Times New Roman" w:hAnsi="Times New Roman" w:cs="Times New Roman"/>
        </w:rPr>
      </w:pPr>
    </w:p>
    <w:p w14:paraId="0327370B" w14:textId="12775FCA" w:rsidR="00753633" w:rsidRPr="00C06B81" w:rsidRDefault="00753633">
      <w:pPr>
        <w:rPr>
          <w:rFonts w:ascii="Times New Roman" w:hAnsi="Times New Roman" w:cs="Times New Roman"/>
        </w:rPr>
      </w:pPr>
    </w:p>
    <w:p w14:paraId="08A2841B" w14:textId="5DB2C15F" w:rsidR="00753633" w:rsidRPr="00C06B81" w:rsidRDefault="00753633">
      <w:pPr>
        <w:rPr>
          <w:rFonts w:ascii="Times New Roman" w:hAnsi="Times New Roman" w:cs="Times New Roman"/>
        </w:rPr>
      </w:pPr>
    </w:p>
    <w:p w14:paraId="2DB130E1" w14:textId="01ACF9A4" w:rsidR="00753633" w:rsidRPr="00C06B81" w:rsidRDefault="00753633">
      <w:pPr>
        <w:rPr>
          <w:rFonts w:ascii="Times New Roman" w:hAnsi="Times New Roman" w:cs="Times New Roman"/>
        </w:rPr>
      </w:pPr>
    </w:p>
    <w:p w14:paraId="63F1AA25" w14:textId="491935AB" w:rsidR="00753633" w:rsidRPr="00C06B81" w:rsidRDefault="00753633">
      <w:pPr>
        <w:rPr>
          <w:rFonts w:ascii="Times New Roman" w:hAnsi="Times New Roman" w:cs="Times New Roman"/>
        </w:rPr>
      </w:pPr>
    </w:p>
    <w:p w14:paraId="672CC500" w14:textId="3B8E6FB6" w:rsidR="00753633" w:rsidRPr="00C06B81" w:rsidRDefault="00753633">
      <w:pPr>
        <w:rPr>
          <w:rFonts w:ascii="Times New Roman" w:hAnsi="Times New Roman" w:cs="Times New Roman"/>
        </w:rPr>
      </w:pPr>
    </w:p>
    <w:p w14:paraId="0A5EF22E" w14:textId="77777777" w:rsidR="00703631" w:rsidRPr="00C06B81" w:rsidRDefault="00703631" w:rsidP="00703631">
      <w:pPr>
        <w:rPr>
          <w:rFonts w:ascii="Times New Roman" w:hAnsi="Times New Roman" w:cs="Times New Roman"/>
        </w:rPr>
      </w:pPr>
      <w:r w:rsidRPr="00C06B81">
        <w:rPr>
          <w:rFonts w:ascii="Times New Roman" w:hAnsi="Times New Roman" w:cs="Times New Roman"/>
        </w:rPr>
        <w:br/>
      </w:r>
    </w:p>
    <w:p w14:paraId="1C344C70" w14:textId="62830194" w:rsidR="00703631" w:rsidRDefault="00703631" w:rsidP="00703631">
      <w:pPr>
        <w:rPr>
          <w:rFonts w:ascii="Times New Roman" w:hAnsi="Times New Roman" w:cs="Times New Roman"/>
        </w:rPr>
      </w:pPr>
      <w:r w:rsidRPr="00C06B81">
        <w:rPr>
          <w:rFonts w:ascii="Times New Roman" w:hAnsi="Times New Roman" w:cs="Times New Roman"/>
        </w:rPr>
        <w:br/>
      </w:r>
    </w:p>
    <w:p w14:paraId="56E06880" w14:textId="77777777" w:rsidR="005B75CA" w:rsidRDefault="005B75CA" w:rsidP="00703631">
      <w:pPr>
        <w:rPr>
          <w:ins w:id="11" w:author="Akshar Vala" w:date="2020-11-13T13:21:00Z"/>
          <w:rFonts w:ascii="Times New Roman" w:hAnsi="Times New Roman" w:cs="Times New Roman"/>
        </w:rPr>
      </w:pPr>
    </w:p>
    <w:p w14:paraId="258E4CE7" w14:textId="77777777" w:rsidR="002E7C7A" w:rsidRPr="00C06B81" w:rsidRDefault="002E7C7A" w:rsidP="00703631">
      <w:pPr>
        <w:rPr>
          <w:rFonts w:ascii="Times New Roman" w:hAnsi="Times New Roman" w:cs="Times New Roman"/>
        </w:rPr>
      </w:pPr>
    </w:p>
    <w:p w14:paraId="0FFA1AD5" w14:textId="375D9545" w:rsidR="00524D07" w:rsidRPr="00C06B81" w:rsidRDefault="005C72F1" w:rsidP="00703631">
      <w:pPr>
        <w:pStyle w:val="Heading1"/>
        <w:rPr>
          <w:rFonts w:ascii="Times New Roman" w:hAnsi="Times New Roman" w:cs="Times New Roman"/>
        </w:rPr>
      </w:pPr>
      <w:bookmarkStart w:id="12" w:name="_Toc56634892"/>
      <w:r w:rsidRPr="00C06B81">
        <w:rPr>
          <w:rFonts w:ascii="Times New Roman" w:hAnsi="Times New Roman" w:cs="Times New Roman"/>
        </w:rPr>
        <w:lastRenderedPageBreak/>
        <w:t>Business Overview</w:t>
      </w:r>
      <w:bookmarkEnd w:id="12"/>
    </w:p>
    <w:p w14:paraId="31B7C41A" w14:textId="22FBDBC3" w:rsidR="00524D07" w:rsidRPr="00C06B81" w:rsidRDefault="005C72F1">
      <w:pPr>
        <w:rPr>
          <w:rFonts w:ascii="Times New Roman" w:hAnsi="Times New Roman" w:cs="Times New Roman"/>
        </w:rPr>
      </w:pPr>
      <w:r w:rsidRPr="00C06B81">
        <w:rPr>
          <w:rFonts w:ascii="Times New Roman" w:hAnsi="Times New Roman" w:cs="Times New Roman"/>
        </w:rPr>
        <w:t xml:space="preserve">The following diagram outlines the high – level business flow of </w:t>
      </w:r>
      <w:r w:rsidR="001178CD" w:rsidRPr="00C06B81">
        <w:rPr>
          <w:rFonts w:ascii="Times New Roman" w:hAnsi="Times New Roman" w:cs="Times New Roman"/>
        </w:rPr>
        <w:t xml:space="preserve">CoreLogic </w:t>
      </w:r>
      <w:r w:rsidR="00DB58E3" w:rsidRPr="00C06B81">
        <w:rPr>
          <w:rFonts w:ascii="Times New Roman" w:hAnsi="Times New Roman" w:cs="Times New Roman"/>
        </w:rPr>
        <w:t xml:space="preserve">Print &amp; Ship </w:t>
      </w:r>
      <w:r w:rsidR="001178CD" w:rsidRPr="00C06B81">
        <w:rPr>
          <w:rFonts w:ascii="Times New Roman" w:hAnsi="Times New Roman" w:cs="Times New Roman"/>
        </w:rPr>
        <w:t>integration</w:t>
      </w:r>
    </w:p>
    <w:p w14:paraId="35B1F0B2" w14:textId="669E543E" w:rsidR="00973BFF" w:rsidRPr="00C06B81" w:rsidRDefault="00667131" w:rsidP="001867EB">
      <w:pPr>
        <w:rPr>
          <w:rFonts w:ascii="Times New Roman" w:hAnsi="Times New Roman" w:cs="Times New Roman"/>
        </w:rPr>
      </w:pPr>
      <w:r w:rsidRPr="00C06B81">
        <w:rPr>
          <w:rFonts w:ascii="Times New Roman" w:hAnsi="Times New Roman" w:cs="Times New Roman"/>
        </w:rPr>
        <w:object w:dxaOrig="18000" w:dyaOrig="18540" w14:anchorId="631181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4.4pt;height:481.2pt" o:ole="">
            <v:imagedata r:id="rId12" o:title=""/>
          </v:shape>
          <o:OLEObject Type="Embed" ProgID="Visio.Drawing.15" ShapeID="_x0000_i1025" DrawAspect="Content" ObjectID="_1733060632" r:id="rId13"/>
        </w:object>
      </w:r>
    </w:p>
    <w:p w14:paraId="66D32958" w14:textId="4B92F1A4" w:rsidR="00973BFF" w:rsidRPr="00C06B81" w:rsidRDefault="00973BFF" w:rsidP="009408E2">
      <w:pPr>
        <w:pStyle w:val="Heading1"/>
        <w:rPr>
          <w:rFonts w:ascii="Times New Roman" w:hAnsi="Times New Roman" w:cs="Times New Roman"/>
        </w:rPr>
      </w:pPr>
    </w:p>
    <w:p w14:paraId="5F4CEDAE" w14:textId="25470288" w:rsidR="00973BFF" w:rsidRPr="00C06B81" w:rsidRDefault="00973BFF" w:rsidP="00973BFF">
      <w:pPr>
        <w:rPr>
          <w:rFonts w:ascii="Times New Roman" w:hAnsi="Times New Roman" w:cs="Times New Roman"/>
        </w:rPr>
      </w:pPr>
    </w:p>
    <w:p w14:paraId="3038D879" w14:textId="0FD57539" w:rsidR="00973BFF" w:rsidRPr="00C06B81" w:rsidRDefault="00973BFF" w:rsidP="00973BFF">
      <w:pPr>
        <w:rPr>
          <w:rFonts w:ascii="Times New Roman" w:hAnsi="Times New Roman" w:cs="Times New Roman"/>
        </w:rPr>
      </w:pPr>
    </w:p>
    <w:p w14:paraId="6E04B953" w14:textId="4DE60A02" w:rsidR="00B51AD1" w:rsidRPr="00C06B81" w:rsidRDefault="00B51AD1" w:rsidP="009408E2">
      <w:pPr>
        <w:pStyle w:val="Heading1"/>
        <w:rPr>
          <w:rFonts w:ascii="Times New Roman" w:hAnsi="Times New Roman" w:cs="Times New Roman"/>
        </w:rPr>
      </w:pPr>
      <w:bookmarkStart w:id="13" w:name="_Toc56634893"/>
      <w:r w:rsidRPr="00C06B81">
        <w:rPr>
          <w:rFonts w:ascii="Times New Roman" w:hAnsi="Times New Roman" w:cs="Times New Roman"/>
        </w:rPr>
        <w:lastRenderedPageBreak/>
        <w:t>Chapter 3</w:t>
      </w:r>
      <w:bookmarkEnd w:id="13"/>
      <w:r w:rsidRPr="00C06B81">
        <w:rPr>
          <w:rFonts w:ascii="Times New Roman" w:hAnsi="Times New Roman" w:cs="Times New Roman"/>
        </w:rPr>
        <w:t xml:space="preserve"> </w:t>
      </w:r>
    </w:p>
    <w:p w14:paraId="0AA80EC9" w14:textId="68E209D2" w:rsidR="00A34BD8" w:rsidRDefault="00A34BD8" w:rsidP="009408E2">
      <w:pPr>
        <w:pStyle w:val="Heading2"/>
        <w:rPr>
          <w:rFonts w:ascii="Times New Roman" w:hAnsi="Times New Roman" w:cs="Times New Roman"/>
        </w:rPr>
      </w:pPr>
      <w:bookmarkStart w:id="14" w:name="_Toc56634894"/>
      <w:r>
        <w:rPr>
          <w:rFonts w:ascii="Times New Roman" w:hAnsi="Times New Roman" w:cs="Times New Roman"/>
        </w:rPr>
        <w:t>CoreLogic API Integration</w:t>
      </w:r>
      <w:bookmarkEnd w:id="14"/>
    </w:p>
    <w:p w14:paraId="06DC491C" w14:textId="31E58771" w:rsidR="00686290" w:rsidRDefault="00A34BD8" w:rsidP="00A34BD8">
      <w:r>
        <w:t xml:space="preserve">The following diagrams show </w:t>
      </w:r>
      <w:r w:rsidR="00686290">
        <w:t>standard way of integration with AuthoMail APIs and how AuthoMail submits delivery / errors (fulfillment) reports back to client’s endpoints.</w:t>
      </w:r>
    </w:p>
    <w:p w14:paraId="4D89CC52" w14:textId="0D0ECEE0" w:rsidR="00686290" w:rsidRDefault="004413B4" w:rsidP="00842059">
      <w:pPr>
        <w:pStyle w:val="Heading3"/>
      </w:pPr>
      <w:bookmarkStart w:id="15" w:name="_Toc56634895"/>
      <w:r>
        <w:t>AuthoMail</w:t>
      </w:r>
      <w:r w:rsidR="00686290">
        <w:t xml:space="preserve"> API Integration</w:t>
      </w:r>
      <w:bookmarkEnd w:id="15"/>
    </w:p>
    <w:p w14:paraId="70F85633" w14:textId="5AE3BEDA" w:rsidR="00686290" w:rsidRDefault="00686290" w:rsidP="00686290">
      <w:pPr>
        <w:pStyle w:val="ListParagraph"/>
        <w:numPr>
          <w:ilvl w:val="0"/>
          <w:numId w:val="13"/>
        </w:numPr>
      </w:pPr>
      <w:r>
        <w:t>Client posts API credentials to /token endpoint.</w:t>
      </w:r>
    </w:p>
    <w:p w14:paraId="6E1D90A7" w14:textId="53468EEB" w:rsidR="00686290" w:rsidRDefault="004413B4" w:rsidP="00686290">
      <w:pPr>
        <w:pStyle w:val="ListParagraph"/>
        <w:numPr>
          <w:ilvl w:val="0"/>
          <w:numId w:val="13"/>
        </w:numPr>
      </w:pPr>
      <w:r>
        <w:t>The endpoint responds with a token.</w:t>
      </w:r>
    </w:p>
    <w:p w14:paraId="54E5B8D1" w14:textId="408C914E" w:rsidR="004413B4" w:rsidRDefault="004413B4" w:rsidP="00686290">
      <w:pPr>
        <w:pStyle w:val="ListParagraph"/>
        <w:numPr>
          <w:ilvl w:val="0"/>
          <w:numId w:val="13"/>
        </w:numPr>
      </w:pPr>
      <w:r>
        <w:t>Client then includes this token in request header for all subsequent requests to an API resource (for print &amp; ship /api/mailrequest, for pullback /api/</w:t>
      </w:r>
      <w:r w:rsidR="00001497" w:rsidRPr="00001497">
        <w:t>requestpullback</w:t>
      </w:r>
      <w:r>
        <w:t>).</w:t>
      </w:r>
    </w:p>
    <w:p w14:paraId="3FFBD179" w14:textId="37C8932D" w:rsidR="004413B4" w:rsidRDefault="004413B4" w:rsidP="00842059">
      <w:pPr>
        <w:pStyle w:val="ListParagraph"/>
        <w:numPr>
          <w:ilvl w:val="1"/>
          <w:numId w:val="13"/>
        </w:numPr>
      </w:pPr>
      <w:r>
        <w:t xml:space="preserve">The token should be reused </w:t>
      </w:r>
      <w:r w:rsidR="00D65F83">
        <w:t>until</w:t>
      </w:r>
      <w:r>
        <w:t xml:space="preserve"> it expires.</w:t>
      </w:r>
    </w:p>
    <w:p w14:paraId="4C0B5288" w14:textId="0C5050E5" w:rsidR="004413B4" w:rsidRPr="00686290" w:rsidRDefault="004413B4" w:rsidP="00842059">
      <w:pPr>
        <w:pStyle w:val="ListParagraph"/>
        <w:numPr>
          <w:ilvl w:val="0"/>
          <w:numId w:val="13"/>
        </w:numPr>
      </w:pPr>
      <w:r>
        <w:t>API sends appropriate response to client.</w:t>
      </w:r>
      <w:r w:rsidR="00301A96">
        <w:t xml:space="preserve"> For example, print &amp; ship request responds with an acknowledgement. The acknowledgement indicates whether the request was accepted / queued for further processing or rejected because of validation failures.</w:t>
      </w:r>
    </w:p>
    <w:p w14:paraId="1478738A" w14:textId="77777777" w:rsidR="00C300A1" w:rsidRDefault="002B2591" w:rsidP="00842059">
      <w:pPr>
        <w:keepNext/>
      </w:pPr>
      <w:r>
        <w:rPr>
          <w:noProof/>
          <w:lang w:bidi="ar-SA"/>
        </w:rPr>
        <w:drawing>
          <wp:inline distT="0" distB="0" distL="0" distR="0" wp14:anchorId="646ECFDE" wp14:editId="166BA60D">
            <wp:extent cx="3962400" cy="33432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62400" cy="3343275"/>
                    </a:xfrm>
                    <a:prstGeom prst="rect">
                      <a:avLst/>
                    </a:prstGeom>
                    <a:noFill/>
                    <a:ln>
                      <a:noFill/>
                    </a:ln>
                  </pic:spPr>
                </pic:pic>
              </a:graphicData>
            </a:graphic>
          </wp:inline>
        </w:drawing>
      </w:r>
    </w:p>
    <w:p w14:paraId="06E59DDB" w14:textId="003740AD" w:rsidR="00686290" w:rsidRDefault="00C300A1" w:rsidP="00842059">
      <w:pPr>
        <w:pStyle w:val="Caption"/>
      </w:pPr>
      <w:bookmarkStart w:id="16" w:name="_Ref56100637"/>
      <w:r>
        <w:t xml:space="preserve">Figure </w:t>
      </w:r>
      <w:fldSimple w:instr=" SEQ Figure \* ARABIC ">
        <w:r w:rsidR="00D12059">
          <w:rPr>
            <w:noProof/>
          </w:rPr>
          <w:t>1</w:t>
        </w:r>
      </w:fldSimple>
      <w:bookmarkEnd w:id="16"/>
    </w:p>
    <w:p w14:paraId="63297B16" w14:textId="77777777" w:rsidR="00446405" w:rsidRDefault="00446405">
      <w:pPr>
        <w:rPr>
          <w:rFonts w:asciiTheme="majorHAnsi" w:eastAsiaTheme="majorEastAsia" w:hAnsiTheme="majorHAnsi" w:cstheme="majorBidi"/>
          <w:color w:val="1F3763" w:themeColor="accent1" w:themeShade="7F"/>
          <w:sz w:val="24"/>
          <w:szCs w:val="24"/>
        </w:rPr>
      </w:pPr>
      <w:r>
        <w:br w:type="page"/>
      </w:r>
    </w:p>
    <w:p w14:paraId="62578795" w14:textId="39B17D5A" w:rsidR="00446405" w:rsidRDefault="00B000A7" w:rsidP="00B000A7">
      <w:pPr>
        <w:pStyle w:val="Heading3"/>
      </w:pPr>
      <w:bookmarkStart w:id="17" w:name="_Toc56634896"/>
      <w:r>
        <w:lastRenderedPageBreak/>
        <w:t xml:space="preserve">AuthoMail </w:t>
      </w:r>
      <w:r w:rsidR="00446405">
        <w:t>Fulfillment Callback</w:t>
      </w:r>
      <w:bookmarkEnd w:id="17"/>
    </w:p>
    <w:p w14:paraId="7437A6A8" w14:textId="36BD8E41" w:rsidR="00E81B2B" w:rsidRDefault="00E81B2B" w:rsidP="00E81B2B">
      <w:pPr>
        <w:pStyle w:val="ListParagraph"/>
        <w:numPr>
          <w:ilvl w:val="0"/>
          <w:numId w:val="14"/>
        </w:numPr>
      </w:pPr>
      <w:r>
        <w:t xml:space="preserve">AuthoMail posts API credentials to </w:t>
      </w:r>
      <w:r w:rsidR="00D65F83">
        <w:t xml:space="preserve">the </w:t>
      </w:r>
      <w:r>
        <w:t>token endpoint provided by client.</w:t>
      </w:r>
    </w:p>
    <w:p w14:paraId="16016715" w14:textId="77777777" w:rsidR="00E81B2B" w:rsidRDefault="00E81B2B" w:rsidP="00E81B2B">
      <w:pPr>
        <w:pStyle w:val="ListParagraph"/>
        <w:numPr>
          <w:ilvl w:val="0"/>
          <w:numId w:val="14"/>
        </w:numPr>
      </w:pPr>
      <w:r>
        <w:t>The endpoint responds with a token.</w:t>
      </w:r>
    </w:p>
    <w:p w14:paraId="4EDC4168" w14:textId="5C2A9995" w:rsidR="00E81B2B" w:rsidRDefault="000C3333" w:rsidP="00E81B2B">
      <w:pPr>
        <w:pStyle w:val="ListParagraph"/>
        <w:numPr>
          <w:ilvl w:val="0"/>
          <w:numId w:val="14"/>
        </w:numPr>
      </w:pPr>
      <w:r>
        <w:t>AuthoMail</w:t>
      </w:r>
      <w:r w:rsidR="00E81B2B">
        <w:t xml:space="preserve"> then includes this token in request header for all subsequent requests to </w:t>
      </w:r>
      <w:r>
        <w:t>call</w:t>
      </w:r>
      <w:r w:rsidR="00D65F83">
        <w:t>back</w:t>
      </w:r>
      <w:r w:rsidR="00E81B2B">
        <w:t xml:space="preserve"> API </w:t>
      </w:r>
    </w:p>
    <w:p w14:paraId="72C61622" w14:textId="2F3D52B6" w:rsidR="00E81B2B" w:rsidRDefault="00E81B2B" w:rsidP="00E81B2B">
      <w:pPr>
        <w:pStyle w:val="ListParagraph"/>
        <w:numPr>
          <w:ilvl w:val="1"/>
          <w:numId w:val="14"/>
        </w:numPr>
      </w:pPr>
      <w:r>
        <w:t xml:space="preserve">The token </w:t>
      </w:r>
      <w:r w:rsidR="000C3333">
        <w:t>is</w:t>
      </w:r>
      <w:r>
        <w:t xml:space="preserve"> reused </w:t>
      </w:r>
      <w:r w:rsidR="000C3333">
        <w:t>un</w:t>
      </w:r>
      <w:r>
        <w:t>til it expires.</w:t>
      </w:r>
    </w:p>
    <w:p w14:paraId="344C1103" w14:textId="08875035" w:rsidR="00E81B2B" w:rsidRPr="00D339B5" w:rsidRDefault="00D65F83" w:rsidP="00E81B2B">
      <w:pPr>
        <w:pStyle w:val="ListParagraph"/>
        <w:numPr>
          <w:ilvl w:val="0"/>
          <w:numId w:val="14"/>
        </w:numPr>
      </w:pPr>
      <w:r>
        <w:t xml:space="preserve">Client </w:t>
      </w:r>
      <w:r w:rsidR="00E81B2B">
        <w:t xml:space="preserve">API </w:t>
      </w:r>
      <w:r w:rsidR="00814E7A">
        <w:t xml:space="preserve">must </w:t>
      </w:r>
      <w:r>
        <w:t xml:space="preserve">acknowledge </w:t>
      </w:r>
      <w:r w:rsidR="00814E7A">
        <w:t xml:space="preserve">the receipt of delivery / error report. This acknowledgement marks </w:t>
      </w:r>
      <w:r w:rsidR="00011235">
        <w:t>print &amp; ship</w:t>
      </w:r>
      <w:r w:rsidR="00814E7A">
        <w:t xml:space="preserve"> request as complete.</w:t>
      </w:r>
    </w:p>
    <w:tbl>
      <w:tblPr>
        <w:tblStyle w:val="TableGrid"/>
        <w:tblW w:w="5000" w:type="pct"/>
        <w:tblLook w:val="04A0" w:firstRow="1" w:lastRow="0" w:firstColumn="1" w:lastColumn="0" w:noHBand="0" w:noVBand="1"/>
      </w:tblPr>
      <w:tblGrid>
        <w:gridCol w:w="1556"/>
        <w:gridCol w:w="7794"/>
      </w:tblGrid>
      <w:tr w:rsidR="00D65F83" w:rsidRPr="00C06B81" w14:paraId="52DA4F8C" w14:textId="77777777" w:rsidTr="00D74EE5">
        <w:trPr>
          <w:trHeight w:val="657"/>
        </w:trPr>
        <w:tc>
          <w:tcPr>
            <w:tcW w:w="832" w:type="pct"/>
          </w:tcPr>
          <w:p w14:paraId="02100852" w14:textId="77777777" w:rsidR="00D65F83" w:rsidRPr="00C06B81" w:rsidRDefault="00D65F83" w:rsidP="00D74EE5">
            <w:pPr>
              <w:rPr>
                <w:rFonts w:ascii="Times New Roman" w:hAnsi="Times New Roman" w:cs="Times New Roman"/>
              </w:rPr>
            </w:pPr>
            <w:r w:rsidRPr="00C06B81">
              <w:rPr>
                <w:rFonts w:ascii="Times New Roman" w:hAnsi="Times New Roman" w:cs="Times New Roman"/>
                <w:b/>
                <w:bCs/>
                <w:noProof/>
                <w:color w:val="1F3864" w:themeColor="accent1" w:themeShade="80"/>
                <w:lang w:bidi="ar-SA"/>
              </w:rPr>
              <mc:AlternateContent>
                <mc:Choice Requires="wps">
                  <w:drawing>
                    <wp:anchor distT="0" distB="0" distL="114300" distR="114300" simplePos="0" relativeHeight="251660295" behindDoc="0" locked="0" layoutInCell="1" allowOverlap="1" wp14:anchorId="1C2A975C" wp14:editId="28FD74AC">
                      <wp:simplePos x="0" y="0"/>
                      <wp:positionH relativeFrom="column">
                        <wp:posOffset>287655</wp:posOffset>
                      </wp:positionH>
                      <wp:positionV relativeFrom="paragraph">
                        <wp:posOffset>85725</wp:posOffset>
                      </wp:positionV>
                      <wp:extent cx="260648" cy="260648"/>
                      <wp:effectExtent l="0" t="0" r="25400" b="25400"/>
                      <wp:wrapNone/>
                      <wp:docPr id="27" name="Graphic 1" descr="Pin"/>
                      <wp:cNvGraphicFramePr/>
                      <a:graphic xmlns:a="http://schemas.openxmlformats.org/drawingml/2006/main">
                        <a:graphicData uri="http://schemas.microsoft.com/office/word/2010/wordprocessingShape">
                          <wps:wsp>
                            <wps:cNvSpPr/>
                            <wps:spPr>
                              <a:xfrm>
                                <a:off x="0" y="0"/>
                                <a:ext cx="260648" cy="260648"/>
                              </a:xfrm>
                              <a:custGeom>
                                <a:avLst/>
                                <a:gdLst>
                                  <a:gd name="connsiteX0" fmla="*/ 127201 w 260647"/>
                                  <a:gd name="connsiteY0" fmla="*/ 252018 h 260647"/>
                                  <a:gd name="connsiteX1" fmla="*/ 179698 w 260647"/>
                                  <a:gd name="connsiteY1" fmla="*/ 199522 h 260647"/>
                                  <a:gd name="connsiteX2" fmla="*/ 254221 w 260647"/>
                                  <a:gd name="connsiteY2" fmla="*/ 260095 h 260647"/>
                                  <a:gd name="connsiteX3" fmla="*/ 259727 w 260647"/>
                                  <a:gd name="connsiteY3" fmla="*/ 259727 h 260647"/>
                                  <a:gd name="connsiteX4" fmla="*/ 260095 w 260647"/>
                                  <a:gd name="connsiteY4" fmla="*/ 254221 h 260647"/>
                                  <a:gd name="connsiteX5" fmla="*/ 199522 w 260647"/>
                                  <a:gd name="connsiteY5" fmla="*/ 180065 h 260647"/>
                                  <a:gd name="connsiteX6" fmla="*/ 252018 w 260647"/>
                                  <a:gd name="connsiteY6" fmla="*/ 127568 h 260647"/>
                                  <a:gd name="connsiteX7" fmla="*/ 255322 w 260647"/>
                                  <a:gd name="connsiteY7" fmla="*/ 112150 h 260647"/>
                                  <a:gd name="connsiteX8" fmla="*/ 242840 w 260647"/>
                                  <a:gd name="connsiteY8" fmla="*/ 102605 h 260647"/>
                                  <a:gd name="connsiteX9" fmla="*/ 191812 w 260647"/>
                                  <a:gd name="connsiteY9" fmla="*/ 115821 h 260647"/>
                                  <a:gd name="connsiteX10" fmla="*/ 113985 w 260647"/>
                                  <a:gd name="connsiteY10" fmla="*/ 53412 h 260647"/>
                                  <a:gd name="connsiteX11" fmla="*/ 122429 w 260647"/>
                                  <a:gd name="connsiteY11" fmla="*/ 11929 h 260647"/>
                                  <a:gd name="connsiteX12" fmla="*/ 101136 w 260647"/>
                                  <a:gd name="connsiteY12" fmla="*/ 3118 h 260647"/>
                                  <a:gd name="connsiteX13" fmla="*/ 3118 w 260647"/>
                                  <a:gd name="connsiteY13" fmla="*/ 101136 h 260647"/>
                                  <a:gd name="connsiteX14" fmla="*/ 11929 w 260647"/>
                                  <a:gd name="connsiteY14" fmla="*/ 122429 h 260647"/>
                                  <a:gd name="connsiteX15" fmla="*/ 53412 w 260647"/>
                                  <a:gd name="connsiteY15" fmla="*/ 113985 h 260647"/>
                                  <a:gd name="connsiteX16" fmla="*/ 115821 w 260647"/>
                                  <a:gd name="connsiteY16" fmla="*/ 191812 h 260647"/>
                                  <a:gd name="connsiteX17" fmla="*/ 102605 w 260647"/>
                                  <a:gd name="connsiteY17" fmla="*/ 242840 h 260647"/>
                                  <a:gd name="connsiteX18" fmla="*/ 112150 w 260647"/>
                                  <a:gd name="connsiteY18" fmla="*/ 255322 h 260647"/>
                                  <a:gd name="connsiteX19" fmla="*/ 127201 w 260647"/>
                                  <a:gd name="connsiteY19" fmla="*/ 252018 h 2606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260647" h="260647">
                                    <a:moveTo>
                                      <a:pt x="127201" y="252018"/>
                                    </a:moveTo>
                                    <a:lnTo>
                                      <a:pt x="179698" y="199522"/>
                                    </a:lnTo>
                                    <a:lnTo>
                                      <a:pt x="254221" y="260095"/>
                                    </a:lnTo>
                                    <a:cubicBezTo>
                                      <a:pt x="255689" y="261563"/>
                                      <a:pt x="258259" y="261196"/>
                                      <a:pt x="259727" y="259727"/>
                                    </a:cubicBezTo>
                                    <a:cubicBezTo>
                                      <a:pt x="261196" y="258259"/>
                                      <a:pt x="261196" y="256056"/>
                                      <a:pt x="260095" y="254221"/>
                                    </a:cubicBezTo>
                                    <a:lnTo>
                                      <a:pt x="199522" y="180065"/>
                                    </a:lnTo>
                                    <a:lnTo>
                                      <a:pt x="252018" y="127568"/>
                                    </a:lnTo>
                                    <a:cubicBezTo>
                                      <a:pt x="256056" y="123530"/>
                                      <a:pt x="257158" y="117656"/>
                                      <a:pt x="255322" y="112150"/>
                                    </a:cubicBezTo>
                                    <a:cubicBezTo>
                                      <a:pt x="253487" y="106643"/>
                                      <a:pt x="248347" y="102972"/>
                                      <a:pt x="242840" y="102605"/>
                                    </a:cubicBezTo>
                                    <a:cubicBezTo>
                                      <a:pt x="228156" y="101136"/>
                                      <a:pt x="210168" y="105909"/>
                                      <a:pt x="191812" y="115821"/>
                                    </a:cubicBezTo>
                                    <a:lnTo>
                                      <a:pt x="113985" y="53412"/>
                                    </a:lnTo>
                                    <a:cubicBezTo>
                                      <a:pt x="120593" y="40563"/>
                                      <a:pt x="123530" y="26246"/>
                                      <a:pt x="122429" y="11929"/>
                                    </a:cubicBezTo>
                                    <a:cubicBezTo>
                                      <a:pt x="120960" y="1650"/>
                                      <a:pt x="108111" y="-3857"/>
                                      <a:pt x="101136" y="3118"/>
                                    </a:cubicBezTo>
                                    <a:lnTo>
                                      <a:pt x="3118" y="101136"/>
                                    </a:lnTo>
                                    <a:cubicBezTo>
                                      <a:pt x="-3857" y="108111"/>
                                      <a:pt x="1650" y="120960"/>
                                      <a:pt x="11929" y="122429"/>
                                    </a:cubicBezTo>
                                    <a:cubicBezTo>
                                      <a:pt x="26246" y="123530"/>
                                      <a:pt x="40563" y="120960"/>
                                      <a:pt x="53412" y="113985"/>
                                    </a:cubicBezTo>
                                    <a:lnTo>
                                      <a:pt x="115821" y="191812"/>
                                    </a:lnTo>
                                    <a:cubicBezTo>
                                      <a:pt x="105909" y="210168"/>
                                      <a:pt x="101503" y="228156"/>
                                      <a:pt x="102605" y="242840"/>
                                    </a:cubicBezTo>
                                    <a:cubicBezTo>
                                      <a:pt x="102972" y="248347"/>
                                      <a:pt x="106643" y="253487"/>
                                      <a:pt x="112150" y="255322"/>
                                    </a:cubicBezTo>
                                    <a:cubicBezTo>
                                      <a:pt x="117289" y="257525"/>
                                      <a:pt x="123163" y="256056"/>
                                      <a:pt x="127201" y="252018"/>
                                    </a:cubicBezTo>
                                    <a:close/>
                                  </a:path>
                                </a:pathLst>
                              </a:custGeom>
                              <a:solidFill>
                                <a:srgbClr val="000000"/>
                              </a:solidFill>
                              <a:ln w="3671"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9BB3E3" id="Graphic 1" o:spid="_x0000_s1026" alt="Pin" style="position:absolute;margin-left:22.65pt;margin-top:6.75pt;width:20.5pt;height:20.5pt;z-index:251660295;visibility:visible;mso-wrap-style:square;mso-wrap-distance-left:9pt;mso-wrap-distance-top:0;mso-wrap-distance-right:9pt;mso-wrap-distance-bottom:0;mso-position-horizontal:absolute;mso-position-horizontal-relative:text;mso-position-vertical:absolute;mso-position-vertical-relative:text;v-text-anchor:middle" coordsize="260647,260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" path="m127201,252018r52497,-52496l254221,260095v1468,1468,4038,1101,5506,-368c261196,258259,261196,256056,260095,254221l199522,180065r52496,-52497c256056,123530,257158,117656,255322,112150v-1835,-5507,-6975,-9178,-12482,-9545c228156,101136,210168,105909,191812,115821l113985,53412v6608,-12849,9545,-27166,8444,-41483c120960,1650,108111,-3857,101136,3118l3118,101136v-6975,6975,-1468,19824,8811,21293c26246,123530,40563,120960,53412,113985r62409,77827c105909,210168,101503,228156,102605,242840v367,5507,4038,10647,9545,12482c117289,257525,123163,256056,127201,252018xe" fillcolor="black" stroked="f" strokeweight=".102mm">
                      <v:stroke joinstyle="miter"/>
                      <v:path arrowok="t" o:connecttype="custom" o:connectlocs="127201,252019;179699,199523;254222,260096;259728,259728;260096,254222;199523,180066;252019,127568;255323,112150;242841,102605;191813,115821;113985,53412;122429,11929;101136,3118;3118,101136;11929,122429;53412,113985;115821,191813;102605,242841;112150,255323;127201,252019" o:connectangles="0,0,0,0,0,0,0,0,0,0,0,0,0,0,0,0,0,0,0,0"/>
                    </v:shape>
                  </w:pict>
                </mc:Fallback>
              </mc:AlternateContent>
            </w:r>
          </w:p>
        </w:tc>
        <w:tc>
          <w:tcPr>
            <w:tcW w:w="4168" w:type="pct"/>
          </w:tcPr>
          <w:p w14:paraId="176D3015" w14:textId="73FCCB17" w:rsidR="00D65F83" w:rsidRPr="00C06B81" w:rsidRDefault="00D65F83">
            <w:pPr>
              <w:rPr>
                <w:rFonts w:ascii="Times New Roman" w:hAnsi="Times New Roman" w:cs="Times New Roman"/>
              </w:rPr>
            </w:pPr>
            <w:r>
              <w:rPr>
                <w:rFonts w:ascii="Times New Roman" w:hAnsi="Times New Roman" w:cs="Times New Roman"/>
                <w:sz w:val="18"/>
                <w:szCs w:val="18"/>
              </w:rPr>
              <w:t>The authentication scheme shown here is for illustration purposes only. Clients may use other authentication schemes. AuthoMail will make necessary changes to integrate with client specified authentication scheme.</w:t>
            </w:r>
          </w:p>
        </w:tc>
      </w:tr>
    </w:tbl>
    <w:p w14:paraId="73C944A9" w14:textId="77777777" w:rsidR="00446405" w:rsidRPr="00842059" w:rsidRDefault="00446405" w:rsidP="00842059"/>
    <w:p w14:paraId="5E20148A" w14:textId="77777777" w:rsidR="00C300A1" w:rsidRDefault="00446405" w:rsidP="00842059">
      <w:pPr>
        <w:keepNext/>
      </w:pPr>
      <w:r>
        <w:rPr>
          <w:noProof/>
          <w:lang w:bidi="ar-SA"/>
        </w:rPr>
        <w:drawing>
          <wp:inline distT="0" distB="0" distL="0" distR="0" wp14:anchorId="50DA9E4D" wp14:editId="3FD515FD">
            <wp:extent cx="4438650" cy="3343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38650" cy="3343275"/>
                    </a:xfrm>
                    <a:prstGeom prst="rect">
                      <a:avLst/>
                    </a:prstGeom>
                    <a:noFill/>
                    <a:ln>
                      <a:noFill/>
                    </a:ln>
                  </pic:spPr>
                </pic:pic>
              </a:graphicData>
            </a:graphic>
          </wp:inline>
        </w:drawing>
      </w:r>
    </w:p>
    <w:p w14:paraId="429FA298" w14:textId="758AB36A" w:rsidR="00A34BD8" w:rsidRPr="00842059" w:rsidRDefault="00C300A1" w:rsidP="00842059">
      <w:pPr>
        <w:pStyle w:val="Caption"/>
        <w:rPr>
          <w:rFonts w:asciiTheme="majorHAnsi" w:hAnsiTheme="majorHAnsi" w:cstheme="majorBidi"/>
        </w:rPr>
      </w:pPr>
      <w:r>
        <w:t xml:space="preserve">Figure </w:t>
      </w:r>
      <w:fldSimple w:instr=" SEQ Figure \* ARABIC ">
        <w:r w:rsidR="00D12059">
          <w:rPr>
            <w:noProof/>
          </w:rPr>
          <w:t>2</w:t>
        </w:r>
      </w:fldSimple>
    </w:p>
    <w:p w14:paraId="5B0C2DA3" w14:textId="62BF9C4D" w:rsidR="000D1318" w:rsidRDefault="000D1318" w:rsidP="00842059">
      <w:pPr>
        <w:pStyle w:val="Heading3"/>
      </w:pPr>
      <w:bookmarkStart w:id="18" w:name="_Toc56634897"/>
      <w:r>
        <w:t>Test and Production Environments</w:t>
      </w:r>
      <w:bookmarkEnd w:id="18"/>
    </w:p>
    <w:p w14:paraId="4593DB11" w14:textId="0954CBD8" w:rsidR="000D1318" w:rsidRDefault="000D1318">
      <w:r w:rsidRPr="00C06B81">
        <w:t xml:space="preserve">The </w:t>
      </w:r>
      <w:r>
        <w:t>QA, Performance, Staging and</w:t>
      </w:r>
      <w:r w:rsidRPr="00C06B81">
        <w:t xml:space="preserve"> Production endpoint URL</w:t>
      </w:r>
      <w:r>
        <w:t>s</w:t>
      </w:r>
      <w:r w:rsidRPr="00C06B81">
        <w:t xml:space="preserve"> </w:t>
      </w:r>
      <w:r>
        <w:t>are</w:t>
      </w:r>
      <w:r w:rsidRPr="00C06B81">
        <w:t xml:space="preserve"> maintained by CoreLogic and </w:t>
      </w:r>
      <w:r>
        <w:t xml:space="preserve">they </w:t>
      </w:r>
      <w:r w:rsidRPr="00C06B81">
        <w:t>will remain the same unless changed by CoreLogic</w:t>
      </w:r>
      <w:r>
        <w:t>. Here is the list of the base URLs:</w:t>
      </w:r>
    </w:p>
    <w:tbl>
      <w:tblPr>
        <w:tblStyle w:val="PlainTable11"/>
        <w:tblW w:w="0" w:type="auto"/>
        <w:tblInd w:w="108" w:type="dxa"/>
        <w:tblLook w:val="04A0" w:firstRow="1" w:lastRow="0" w:firstColumn="1" w:lastColumn="0" w:noHBand="0" w:noVBand="1"/>
      </w:tblPr>
      <w:tblGrid>
        <w:gridCol w:w="1463"/>
        <w:gridCol w:w="3817"/>
        <w:gridCol w:w="3962"/>
      </w:tblGrid>
      <w:tr w:rsidR="00476B3B" w14:paraId="7505D543" w14:textId="77777777" w:rsidTr="005363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7B216A0F" w14:textId="0C65D4F3" w:rsidR="00476B3B" w:rsidRDefault="00476B3B" w:rsidP="00D74EE5">
            <w:pPr>
              <w:rPr>
                <w:rFonts w:ascii="Times New Roman" w:hAnsi="Times New Roman" w:cs="Times New Roman"/>
              </w:rPr>
            </w:pPr>
            <w:r>
              <w:rPr>
                <w:rFonts w:ascii="Times New Roman" w:hAnsi="Times New Roman" w:cs="Times New Roman"/>
              </w:rPr>
              <w:t>Environment</w:t>
            </w:r>
          </w:p>
        </w:tc>
        <w:tc>
          <w:tcPr>
            <w:tcW w:w="3819" w:type="dxa"/>
          </w:tcPr>
          <w:p w14:paraId="4BEEB1FE" w14:textId="2F1DE13E" w:rsidR="00476B3B" w:rsidRPr="00D339B5" w:rsidRDefault="00476B3B" w:rsidP="00D74EE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Base URL</w:t>
            </w:r>
          </w:p>
        </w:tc>
        <w:tc>
          <w:tcPr>
            <w:tcW w:w="3988" w:type="dxa"/>
          </w:tcPr>
          <w:p w14:paraId="70653096" w14:textId="28AE542C" w:rsidR="00476B3B" w:rsidRPr="00AC6B19" w:rsidRDefault="00476B3B" w:rsidP="00D74EE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Endpoints</w:t>
            </w:r>
          </w:p>
        </w:tc>
      </w:tr>
      <w:tr w:rsidR="00433F61" w14:paraId="60B0BA0D" w14:textId="5F55F6C8" w:rsidTr="00536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5447ED99" w14:textId="77777777" w:rsidR="00433F61" w:rsidRPr="00842059" w:rsidRDefault="00433F61" w:rsidP="00D74EE5">
            <w:pPr>
              <w:rPr>
                <w:rFonts w:ascii="Times New Roman" w:hAnsi="Times New Roman" w:cs="Times New Roman"/>
                <w:b w:val="0"/>
                <w:bCs w:val="0"/>
              </w:rPr>
            </w:pPr>
            <w:r w:rsidRPr="000D1318">
              <w:rPr>
                <w:rFonts w:ascii="Times New Roman" w:hAnsi="Times New Roman" w:cs="Times New Roman"/>
              </w:rPr>
              <w:t>QA</w:t>
            </w:r>
          </w:p>
        </w:tc>
        <w:tc>
          <w:tcPr>
            <w:tcW w:w="3819" w:type="dxa"/>
          </w:tcPr>
          <w:p w14:paraId="6672E464" w14:textId="5A950551" w:rsidR="00433F61" w:rsidRPr="00D339B5" w:rsidRDefault="00000000" w:rsidP="00D74EE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hyperlink r:id="rId16" w:history="1">
              <w:r w:rsidR="00433F61" w:rsidRPr="00D339B5">
                <w:rPr>
                  <w:rStyle w:val="Hyperlink"/>
                </w:rPr>
                <w:t>https://authomailuat.corelogic.com</w:t>
              </w:r>
            </w:hyperlink>
            <w:r w:rsidR="00433F61" w:rsidRPr="000C3917">
              <w:rPr>
                <w:rFonts w:ascii="Times New Roman" w:hAnsi="Times New Roman" w:cs="Times New Roman"/>
                <w:b/>
                <w:bCs/>
              </w:rPr>
              <w:t xml:space="preserve"> </w:t>
            </w:r>
          </w:p>
        </w:tc>
        <w:tc>
          <w:tcPr>
            <w:tcW w:w="3988" w:type="dxa"/>
            <w:vMerge w:val="restart"/>
            <w:vAlign w:val="center"/>
          </w:tcPr>
          <w:p w14:paraId="65A36822" w14:textId="08FEC7EE" w:rsidR="00433F61" w:rsidRDefault="00433F61" w:rsidP="008F71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Print &amp; Ship</w:t>
            </w:r>
            <w:r w:rsidR="00476B3B">
              <w:rPr>
                <w:rFonts w:ascii="Times New Roman" w:hAnsi="Times New Roman" w:cs="Times New Roman"/>
              </w:rPr>
              <w:t xml:space="preserve"> Requests</w:t>
            </w:r>
            <w:r>
              <w:rPr>
                <w:rFonts w:ascii="Times New Roman" w:hAnsi="Times New Roman" w:cs="Times New Roman"/>
              </w:rPr>
              <w:t xml:space="preserve"> : </w:t>
            </w:r>
            <w:r w:rsidRPr="000D1318">
              <w:rPr>
                <w:rFonts w:ascii="Times New Roman" w:hAnsi="Times New Roman" w:cs="Times New Roman"/>
              </w:rPr>
              <w:t>/api/mailrequest</w:t>
            </w:r>
          </w:p>
          <w:p w14:paraId="75896269" w14:textId="3A6EC3D4" w:rsidR="00476B3B" w:rsidRDefault="00476B3B" w:rsidP="008F71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Responses :</w:t>
            </w:r>
            <w:r>
              <w:t xml:space="preserve"> </w:t>
            </w:r>
            <w:r w:rsidRPr="00476B3B">
              <w:rPr>
                <w:rFonts w:ascii="Times New Roman" w:hAnsi="Times New Roman" w:cs="Times New Roman"/>
              </w:rPr>
              <w:t>api/mailresponse</w:t>
            </w:r>
          </w:p>
          <w:p w14:paraId="51AE1E7B" w14:textId="77777777" w:rsidR="00476B3B" w:rsidRDefault="00476B3B" w:rsidP="008F71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PullBack : /</w:t>
            </w:r>
            <w:r w:rsidRPr="00507F7A">
              <w:rPr>
                <w:rFonts w:ascii="Times New Roman" w:hAnsi="Times New Roman" w:cs="Times New Roman"/>
              </w:rPr>
              <w:t>api/requestpullback</w:t>
            </w:r>
          </w:p>
          <w:p w14:paraId="7FE95129" w14:textId="208A5270" w:rsidR="00476B3B" w:rsidRPr="00476B3B" w:rsidRDefault="00476B3B" w:rsidP="00476B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33F61" w14:paraId="3F359180" w14:textId="34DB916C" w:rsidTr="00536328">
        <w:tc>
          <w:tcPr>
            <w:cnfStyle w:val="001000000000" w:firstRow="0" w:lastRow="0" w:firstColumn="1" w:lastColumn="0" w:oddVBand="0" w:evenVBand="0" w:oddHBand="0" w:evenHBand="0" w:firstRowFirstColumn="0" w:firstRowLastColumn="0" w:lastRowFirstColumn="0" w:lastRowLastColumn="0"/>
            <w:tcW w:w="1463" w:type="dxa"/>
          </w:tcPr>
          <w:p w14:paraId="76DE69DF" w14:textId="77777777" w:rsidR="00433F61" w:rsidRPr="00842059" w:rsidRDefault="00433F61" w:rsidP="00D74EE5">
            <w:pPr>
              <w:rPr>
                <w:rFonts w:ascii="Times New Roman" w:hAnsi="Times New Roman" w:cs="Times New Roman"/>
                <w:b w:val="0"/>
                <w:bCs w:val="0"/>
              </w:rPr>
            </w:pPr>
            <w:r w:rsidRPr="000D1318">
              <w:rPr>
                <w:rFonts w:ascii="Times New Roman" w:hAnsi="Times New Roman" w:cs="Times New Roman"/>
              </w:rPr>
              <w:t>Performance</w:t>
            </w:r>
          </w:p>
        </w:tc>
        <w:tc>
          <w:tcPr>
            <w:tcW w:w="3819" w:type="dxa"/>
          </w:tcPr>
          <w:p w14:paraId="4D909875" w14:textId="5838FA31" w:rsidR="00433F61" w:rsidRDefault="00000000" w:rsidP="00D74EE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17" w:history="1">
              <w:r w:rsidR="00433F61" w:rsidRPr="00BA266F">
                <w:rPr>
                  <w:rStyle w:val="Hyperlink"/>
                  <w:rFonts w:ascii="Times New Roman" w:hAnsi="Times New Roman" w:cs="Times New Roman"/>
                </w:rPr>
                <w:t>https://authomailperftest.corelogic.com</w:t>
              </w:r>
            </w:hyperlink>
            <w:r w:rsidR="00433F61">
              <w:rPr>
                <w:rFonts w:ascii="Times New Roman" w:hAnsi="Times New Roman" w:cs="Times New Roman"/>
              </w:rPr>
              <w:t xml:space="preserve"> </w:t>
            </w:r>
          </w:p>
        </w:tc>
        <w:tc>
          <w:tcPr>
            <w:tcW w:w="3988" w:type="dxa"/>
            <w:vMerge/>
          </w:tcPr>
          <w:p w14:paraId="6666BC11" w14:textId="77777777" w:rsidR="00433F61" w:rsidRDefault="00433F61" w:rsidP="0084205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33F61" w14:paraId="44290764" w14:textId="0E49BE3B" w:rsidTr="00536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051BC2E8" w14:textId="77777777" w:rsidR="00433F61" w:rsidRPr="00842059" w:rsidRDefault="00433F61" w:rsidP="00D74EE5">
            <w:pPr>
              <w:rPr>
                <w:rFonts w:ascii="Times New Roman" w:hAnsi="Times New Roman" w:cs="Times New Roman"/>
                <w:b w:val="0"/>
                <w:bCs w:val="0"/>
              </w:rPr>
            </w:pPr>
            <w:r w:rsidRPr="000D1318">
              <w:rPr>
                <w:rFonts w:ascii="Times New Roman" w:hAnsi="Times New Roman" w:cs="Times New Roman"/>
              </w:rPr>
              <w:t>Stage</w:t>
            </w:r>
          </w:p>
        </w:tc>
        <w:tc>
          <w:tcPr>
            <w:tcW w:w="3819" w:type="dxa"/>
          </w:tcPr>
          <w:p w14:paraId="1510E4DF" w14:textId="313BE8C7" w:rsidR="00433F61" w:rsidRDefault="00000000" w:rsidP="00D74EE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hyperlink r:id="rId18" w:history="1">
              <w:r w:rsidR="00433F61" w:rsidRPr="008F7116">
                <w:rPr>
                  <w:rStyle w:val="Hyperlink"/>
                  <w:rFonts w:ascii="Times New Roman" w:hAnsi="Times New Roman" w:cs="Times New Roman"/>
                </w:rPr>
                <w:t>https://authomailkittest.corelogic.com</w:t>
              </w:r>
            </w:hyperlink>
            <w:r w:rsidR="00433F61">
              <w:rPr>
                <w:rFonts w:ascii="Times New Roman" w:hAnsi="Times New Roman" w:cs="Times New Roman"/>
              </w:rPr>
              <w:t xml:space="preserve">   </w:t>
            </w:r>
          </w:p>
        </w:tc>
        <w:tc>
          <w:tcPr>
            <w:tcW w:w="3988" w:type="dxa"/>
            <w:vMerge/>
          </w:tcPr>
          <w:p w14:paraId="3E13A00C" w14:textId="77777777" w:rsidR="00433F61" w:rsidRDefault="00433F61" w:rsidP="0084205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433F61" w14:paraId="799E089C" w14:textId="11EFB232" w:rsidTr="00536328">
        <w:tc>
          <w:tcPr>
            <w:cnfStyle w:val="001000000000" w:firstRow="0" w:lastRow="0" w:firstColumn="1" w:lastColumn="0" w:oddVBand="0" w:evenVBand="0" w:oddHBand="0" w:evenHBand="0" w:firstRowFirstColumn="0" w:firstRowLastColumn="0" w:lastRowFirstColumn="0" w:lastRowLastColumn="0"/>
            <w:tcW w:w="1463" w:type="dxa"/>
          </w:tcPr>
          <w:p w14:paraId="750D72FF" w14:textId="77777777" w:rsidR="00433F61" w:rsidRPr="00842059" w:rsidRDefault="00433F61" w:rsidP="00D74EE5">
            <w:pPr>
              <w:rPr>
                <w:rFonts w:ascii="Times New Roman" w:hAnsi="Times New Roman" w:cs="Times New Roman"/>
                <w:b w:val="0"/>
                <w:bCs w:val="0"/>
              </w:rPr>
            </w:pPr>
            <w:r w:rsidRPr="000D1318">
              <w:rPr>
                <w:rFonts w:ascii="Times New Roman" w:hAnsi="Times New Roman" w:cs="Times New Roman"/>
              </w:rPr>
              <w:t>Production</w:t>
            </w:r>
          </w:p>
        </w:tc>
        <w:tc>
          <w:tcPr>
            <w:tcW w:w="3819" w:type="dxa"/>
          </w:tcPr>
          <w:p w14:paraId="2001A184" w14:textId="1E46BC58" w:rsidR="00433F61" w:rsidRDefault="00000000" w:rsidP="00D74EE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19" w:history="1">
              <w:r w:rsidR="00433F61" w:rsidRPr="008F7116">
                <w:rPr>
                  <w:rStyle w:val="Hyperlink"/>
                  <w:rFonts w:ascii="Times New Roman" w:hAnsi="Times New Roman" w:cs="Times New Roman"/>
                </w:rPr>
                <w:t>https://authomail.corelogic.com</w:t>
              </w:r>
            </w:hyperlink>
            <w:r w:rsidR="00433F61">
              <w:rPr>
                <w:rFonts w:ascii="Times New Roman" w:hAnsi="Times New Roman" w:cs="Times New Roman"/>
              </w:rPr>
              <w:t xml:space="preserve">   </w:t>
            </w:r>
          </w:p>
        </w:tc>
        <w:tc>
          <w:tcPr>
            <w:tcW w:w="3988" w:type="dxa"/>
            <w:vMerge/>
          </w:tcPr>
          <w:p w14:paraId="3393E6BB" w14:textId="77777777" w:rsidR="00433F61" w:rsidRDefault="00433F61" w:rsidP="0084205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3EAC3136" w14:textId="77777777" w:rsidR="0090550E" w:rsidRDefault="0090550E">
      <w:pPr>
        <w:rPr>
          <w:rFonts w:asciiTheme="majorHAnsi" w:eastAsiaTheme="majorEastAsia" w:hAnsiTheme="majorHAnsi" w:cstheme="majorBidi"/>
          <w:color w:val="2F5496" w:themeColor="accent1" w:themeShade="BF"/>
          <w:sz w:val="26"/>
          <w:szCs w:val="26"/>
        </w:rPr>
      </w:pPr>
      <w:r>
        <w:br w:type="page"/>
      </w:r>
    </w:p>
    <w:p w14:paraId="55F8CFD6" w14:textId="77777777" w:rsidR="00C300A1" w:rsidRDefault="0090550E" w:rsidP="0090550E">
      <w:pPr>
        <w:pStyle w:val="Heading2"/>
      </w:pPr>
      <w:bookmarkStart w:id="19" w:name="_Toc56634898"/>
      <w:r w:rsidRPr="00C06B81">
        <w:lastRenderedPageBreak/>
        <w:t xml:space="preserve">CoreLogic – </w:t>
      </w:r>
      <w:r>
        <w:t>Authentication API</w:t>
      </w:r>
      <w:bookmarkEnd w:id="19"/>
    </w:p>
    <w:p w14:paraId="0B89FE26" w14:textId="6F03CA24" w:rsidR="00C300A1" w:rsidRDefault="00C300A1" w:rsidP="00C300A1">
      <w:r>
        <w:t xml:space="preserve">CoreLogin Print &amp; Ship solution uses token-based authentication. Client app POST CL provided credentials to the auth endpoint as shown in </w:t>
      </w:r>
      <w:r>
        <w:fldChar w:fldCharType="begin"/>
      </w:r>
      <w:r>
        <w:instrText xml:space="preserve"> REF _Ref56100637 \h </w:instrText>
      </w:r>
      <w:r>
        <w:fldChar w:fldCharType="separate"/>
      </w:r>
      <w:r w:rsidR="00D12059">
        <w:t xml:space="preserve">Figure </w:t>
      </w:r>
      <w:r w:rsidR="00D12059">
        <w:rPr>
          <w:noProof/>
        </w:rPr>
        <w:t>1</w:t>
      </w:r>
      <w:r>
        <w:fldChar w:fldCharType="end"/>
      </w:r>
      <w:r>
        <w:t>. The endpoint responds with a token. This token should be included as HTTP Header for subsequent requests to other APIs.</w:t>
      </w:r>
    </w:p>
    <w:p w14:paraId="63904B60" w14:textId="62E3DE8C" w:rsidR="001B0598" w:rsidRDefault="001B0598">
      <w:r w:rsidRPr="001B0598">
        <w:rPr>
          <w:rFonts w:asciiTheme="majorHAnsi" w:eastAsiaTheme="majorEastAsia" w:hAnsiTheme="majorHAnsi" w:cstheme="majorBidi"/>
          <w:color w:val="2F5496" w:themeColor="accent1" w:themeShade="BF"/>
          <w:sz w:val="24"/>
          <w:szCs w:val="24"/>
        </w:rPr>
        <w:t xml:space="preserve">Token </w:t>
      </w:r>
      <w:r>
        <w:rPr>
          <w:rFonts w:asciiTheme="majorHAnsi" w:eastAsiaTheme="majorEastAsia" w:hAnsiTheme="majorHAnsi" w:cstheme="majorBidi"/>
          <w:color w:val="2F5496" w:themeColor="accent1" w:themeShade="BF"/>
          <w:sz w:val="24"/>
          <w:szCs w:val="24"/>
        </w:rPr>
        <w:t xml:space="preserve">Request </w:t>
      </w:r>
      <w:r w:rsidRPr="001B0598">
        <w:rPr>
          <w:rFonts w:asciiTheme="majorHAnsi" w:eastAsiaTheme="majorEastAsia" w:hAnsiTheme="majorHAnsi" w:cstheme="majorBidi"/>
          <w:color w:val="2F5496" w:themeColor="accent1" w:themeShade="BF"/>
          <w:sz w:val="24"/>
          <w:szCs w:val="24"/>
        </w:rPr>
        <w:t>Endpoint:</w:t>
      </w:r>
      <w:r>
        <w:t xml:space="preserve"> </w:t>
      </w:r>
    </w:p>
    <w:p w14:paraId="40A7CFC6" w14:textId="72064A4D" w:rsidR="0090550E" w:rsidRDefault="001B0598">
      <w:r w:rsidRPr="001B0598">
        <w:rPr>
          <w:b/>
          <w:bCs/>
        </w:rPr>
        <w:t>Request :</w:t>
      </w:r>
      <w:r>
        <w:t xml:space="preserve"> POST </w:t>
      </w:r>
      <w:hyperlink w:history="1">
        <w:r w:rsidRPr="001B0598">
          <w:t>https://&lt;host&gt;/token</w:t>
        </w:r>
      </w:hyperlink>
    </w:p>
    <w:p w14:paraId="71190574" w14:textId="5ADD985E" w:rsidR="001B0598" w:rsidRDefault="001B0598">
      <w:r w:rsidRPr="001B0598">
        <w:rPr>
          <w:b/>
          <w:bCs/>
        </w:rPr>
        <w:t xml:space="preserve">Body Text : </w:t>
      </w:r>
      <w:r w:rsidRPr="001B0598">
        <w:t>grant_type=password&amp;username=</w:t>
      </w:r>
      <w:r>
        <w:t>{username}</w:t>
      </w:r>
      <w:r w:rsidRPr="001B0598">
        <w:t>&amp;password=</w:t>
      </w:r>
      <w:r>
        <w:t>{password}</w:t>
      </w:r>
    </w:p>
    <w:p w14:paraId="43F18965" w14:textId="38464DE5" w:rsidR="001B0598" w:rsidRPr="00456F37" w:rsidRDefault="001B0598">
      <w:pPr>
        <w:rPr>
          <w:b/>
          <w:bCs/>
        </w:rPr>
      </w:pPr>
      <w:r w:rsidRPr="00456F37">
        <w:rPr>
          <w:b/>
          <w:bCs/>
        </w:rPr>
        <w:t>Token</w:t>
      </w:r>
      <w:r w:rsidR="00EC11CB">
        <w:rPr>
          <w:b/>
          <w:bCs/>
        </w:rPr>
        <w:t xml:space="preserve"> Sample</w:t>
      </w:r>
      <w:r w:rsidRPr="00456F37">
        <w:rPr>
          <w:b/>
          <w:bCs/>
        </w:rPr>
        <w:t xml:space="preserve"> Response</w:t>
      </w:r>
      <w:r w:rsidR="00456F37" w:rsidRPr="00456F37">
        <w:rPr>
          <w:b/>
          <w:bCs/>
        </w:rPr>
        <w:t xml:space="preserve"> : </w:t>
      </w:r>
    </w:p>
    <w:p w14:paraId="61A67275" w14:textId="77777777" w:rsidR="00456F37" w:rsidRPr="00456F37" w:rsidRDefault="00456F37" w:rsidP="00456F37">
      <w:pPr>
        <w:shd w:val="clear" w:color="auto" w:fill="FFFFFE"/>
        <w:spacing w:after="0" w:line="270" w:lineRule="atLeast"/>
        <w:rPr>
          <w:rFonts w:ascii="Consolas" w:eastAsia="Times New Roman" w:hAnsi="Consolas" w:cs="Times New Roman"/>
          <w:color w:val="000000"/>
          <w:sz w:val="18"/>
          <w:szCs w:val="18"/>
          <w:lang w:val="en-IN" w:eastAsia="en-IN"/>
        </w:rPr>
      </w:pPr>
      <w:r w:rsidRPr="00456F37">
        <w:rPr>
          <w:rFonts w:ascii="Consolas" w:eastAsia="Times New Roman" w:hAnsi="Consolas" w:cs="Times New Roman"/>
          <w:color w:val="000000"/>
          <w:sz w:val="18"/>
          <w:szCs w:val="18"/>
          <w:lang w:val="en-IN" w:eastAsia="en-IN"/>
        </w:rPr>
        <w:t>{</w:t>
      </w:r>
    </w:p>
    <w:p w14:paraId="4981DBEE" w14:textId="0E5C99A9" w:rsidR="00456F37" w:rsidRPr="00456F37" w:rsidRDefault="00456F37" w:rsidP="00456F37">
      <w:pPr>
        <w:shd w:val="clear" w:color="auto" w:fill="FFFFFE"/>
        <w:spacing w:after="0" w:line="270" w:lineRule="atLeast"/>
        <w:rPr>
          <w:rFonts w:ascii="Consolas" w:eastAsia="Times New Roman" w:hAnsi="Consolas" w:cs="Times New Roman"/>
          <w:color w:val="000000"/>
          <w:sz w:val="18"/>
          <w:szCs w:val="18"/>
          <w:lang w:val="en-IN" w:eastAsia="en-IN"/>
        </w:rPr>
      </w:pPr>
      <w:r w:rsidRPr="00456F37">
        <w:rPr>
          <w:rFonts w:ascii="Consolas" w:eastAsia="Times New Roman" w:hAnsi="Consolas" w:cs="Times New Roman"/>
          <w:color w:val="000000"/>
          <w:sz w:val="18"/>
          <w:szCs w:val="18"/>
          <w:lang w:val="en-IN" w:eastAsia="en-IN"/>
        </w:rPr>
        <w:t>    </w:t>
      </w:r>
      <w:r w:rsidRPr="00456F37">
        <w:rPr>
          <w:rFonts w:ascii="Consolas" w:eastAsia="Times New Roman" w:hAnsi="Consolas" w:cs="Times New Roman"/>
          <w:color w:val="A31515"/>
          <w:sz w:val="18"/>
          <w:szCs w:val="18"/>
          <w:lang w:val="en-IN" w:eastAsia="en-IN"/>
        </w:rPr>
        <w:t>"access_token"</w:t>
      </w:r>
      <w:r w:rsidRPr="00456F37">
        <w:rPr>
          <w:rFonts w:ascii="Consolas" w:eastAsia="Times New Roman" w:hAnsi="Consolas" w:cs="Times New Roman"/>
          <w:color w:val="000000"/>
          <w:sz w:val="18"/>
          <w:szCs w:val="18"/>
          <w:lang w:val="en-IN" w:eastAsia="en-IN"/>
        </w:rPr>
        <w:t>: </w:t>
      </w:r>
      <w:r w:rsidRPr="00456F37">
        <w:rPr>
          <w:rFonts w:ascii="Consolas" w:eastAsia="Times New Roman" w:hAnsi="Consolas" w:cs="Times New Roman"/>
          <w:color w:val="0451A5"/>
          <w:sz w:val="18"/>
          <w:szCs w:val="18"/>
          <w:lang w:val="en-IN" w:eastAsia="en-IN"/>
        </w:rPr>
        <w:t>"</w:t>
      </w:r>
      <w:r>
        <w:rPr>
          <w:rFonts w:ascii="Consolas" w:eastAsia="Times New Roman" w:hAnsi="Consolas" w:cs="Times New Roman"/>
          <w:color w:val="0451A5"/>
          <w:sz w:val="18"/>
          <w:szCs w:val="18"/>
          <w:lang w:val="en-IN" w:eastAsia="en-IN"/>
        </w:rPr>
        <w:t>dsadsjreED</w:t>
      </w:r>
      <w:r w:rsidRPr="00456F37">
        <w:rPr>
          <w:rFonts w:ascii="Consolas" w:eastAsia="Times New Roman" w:hAnsi="Consolas" w:cs="Times New Roman"/>
          <w:color w:val="0451A5"/>
          <w:sz w:val="18"/>
          <w:szCs w:val="18"/>
          <w:lang w:val="en-IN" w:eastAsia="en-IN"/>
        </w:rPr>
        <w:t>iOGrhd4EeqbipoxF-ImnHHnFrdJfF8cRQCxn5i8bfnElrPmEkFOdbCGPuz6pxCmsgKhLZ7cJk8BhyERUadr3h2DrUkwiOesHY0sUT6wdT-q5RVMT_4Nqf_Ld6QWjO0SR3yB-KXHjr7c0Jah_XqyBJBFG9gWQ0Ai6UBSo0EbN5u-Ehv8GH3h8bim4q3-361ZtO3peMcIyYy5Up_a6CUAEnv7FQSBzOO0x2-wZZ28Y4JCMaS-IytEhi4r6T_v1eLEK4abc4w8qyAbwSRrUn1GT_AdKWBca-Z4ot3gcAnPgE-Nck37TfuTqUk6Vi-WnEv3ulx9fUcTk7ZXz6OyThUGCARMdwNlqlXb5jtf59FSChvhZR57jRZKUoJcq4VXXsO3GMSdDJK_GiNdxkJ5QKmGLCYnTCLzjO5CIv4OBmYTHnuK1iddZA3EESFLQApGPW6bycZdKVH3iImI3w5kGK-g70OIqQ-uCD5aRcBPPMA8qLWHfoVHCEbUQLBcurlsaTXAnjOIo3ZuhvS4FULBRZhfNpU3pqa-B58YGoBemZO5Co1IlOwC26rUOObyfqSvWOVIF2iVqtiAO7ZKzI8Wn6ha135NB3i8eKko-LBT9gNDL7KL9SoSFLXReQ_RjDFh"</w:t>
      </w:r>
      <w:r w:rsidRPr="00456F37">
        <w:rPr>
          <w:rFonts w:ascii="Consolas" w:eastAsia="Times New Roman" w:hAnsi="Consolas" w:cs="Times New Roman"/>
          <w:color w:val="000000"/>
          <w:sz w:val="18"/>
          <w:szCs w:val="18"/>
          <w:lang w:val="en-IN" w:eastAsia="en-IN"/>
        </w:rPr>
        <w:t>,</w:t>
      </w:r>
    </w:p>
    <w:p w14:paraId="15DF02BE" w14:textId="77777777" w:rsidR="00456F37" w:rsidRPr="00456F37" w:rsidRDefault="00456F37" w:rsidP="00456F37">
      <w:pPr>
        <w:shd w:val="clear" w:color="auto" w:fill="FFFFFE"/>
        <w:spacing w:after="0" w:line="270" w:lineRule="atLeast"/>
        <w:rPr>
          <w:rFonts w:ascii="Consolas" w:eastAsia="Times New Roman" w:hAnsi="Consolas" w:cs="Times New Roman"/>
          <w:color w:val="000000"/>
          <w:sz w:val="18"/>
          <w:szCs w:val="18"/>
          <w:lang w:val="en-IN" w:eastAsia="en-IN"/>
        </w:rPr>
      </w:pPr>
      <w:r w:rsidRPr="00456F37">
        <w:rPr>
          <w:rFonts w:ascii="Consolas" w:eastAsia="Times New Roman" w:hAnsi="Consolas" w:cs="Times New Roman"/>
          <w:color w:val="000000"/>
          <w:sz w:val="18"/>
          <w:szCs w:val="18"/>
          <w:lang w:val="en-IN" w:eastAsia="en-IN"/>
        </w:rPr>
        <w:t>    </w:t>
      </w:r>
      <w:r w:rsidRPr="00456F37">
        <w:rPr>
          <w:rFonts w:ascii="Consolas" w:eastAsia="Times New Roman" w:hAnsi="Consolas" w:cs="Times New Roman"/>
          <w:color w:val="A31515"/>
          <w:sz w:val="18"/>
          <w:szCs w:val="18"/>
          <w:lang w:val="en-IN" w:eastAsia="en-IN"/>
        </w:rPr>
        <w:t>"token_type"</w:t>
      </w:r>
      <w:r w:rsidRPr="00456F37">
        <w:rPr>
          <w:rFonts w:ascii="Consolas" w:eastAsia="Times New Roman" w:hAnsi="Consolas" w:cs="Times New Roman"/>
          <w:color w:val="000000"/>
          <w:sz w:val="18"/>
          <w:szCs w:val="18"/>
          <w:lang w:val="en-IN" w:eastAsia="en-IN"/>
        </w:rPr>
        <w:t>: </w:t>
      </w:r>
      <w:r w:rsidRPr="00456F37">
        <w:rPr>
          <w:rFonts w:ascii="Consolas" w:eastAsia="Times New Roman" w:hAnsi="Consolas" w:cs="Times New Roman"/>
          <w:color w:val="0451A5"/>
          <w:sz w:val="18"/>
          <w:szCs w:val="18"/>
          <w:lang w:val="en-IN" w:eastAsia="en-IN"/>
        </w:rPr>
        <w:t>"bearer"</w:t>
      </w:r>
      <w:r w:rsidRPr="00456F37">
        <w:rPr>
          <w:rFonts w:ascii="Consolas" w:eastAsia="Times New Roman" w:hAnsi="Consolas" w:cs="Times New Roman"/>
          <w:color w:val="000000"/>
          <w:sz w:val="18"/>
          <w:szCs w:val="18"/>
          <w:lang w:val="en-IN" w:eastAsia="en-IN"/>
        </w:rPr>
        <w:t>,</w:t>
      </w:r>
    </w:p>
    <w:p w14:paraId="2778FF3A" w14:textId="77777777" w:rsidR="00456F37" w:rsidRPr="00456F37" w:rsidRDefault="00456F37" w:rsidP="00456F37">
      <w:pPr>
        <w:shd w:val="clear" w:color="auto" w:fill="FFFFFE"/>
        <w:spacing w:after="0" w:line="270" w:lineRule="atLeast"/>
        <w:rPr>
          <w:rFonts w:ascii="Consolas" w:eastAsia="Times New Roman" w:hAnsi="Consolas" w:cs="Times New Roman"/>
          <w:color w:val="000000"/>
          <w:sz w:val="18"/>
          <w:szCs w:val="18"/>
          <w:lang w:val="en-IN" w:eastAsia="en-IN"/>
        </w:rPr>
      </w:pPr>
      <w:r w:rsidRPr="00456F37">
        <w:rPr>
          <w:rFonts w:ascii="Consolas" w:eastAsia="Times New Roman" w:hAnsi="Consolas" w:cs="Times New Roman"/>
          <w:color w:val="000000"/>
          <w:sz w:val="18"/>
          <w:szCs w:val="18"/>
          <w:lang w:val="en-IN" w:eastAsia="en-IN"/>
        </w:rPr>
        <w:t>    </w:t>
      </w:r>
      <w:r w:rsidRPr="00456F37">
        <w:rPr>
          <w:rFonts w:ascii="Consolas" w:eastAsia="Times New Roman" w:hAnsi="Consolas" w:cs="Times New Roman"/>
          <w:color w:val="A31515"/>
          <w:sz w:val="18"/>
          <w:szCs w:val="18"/>
          <w:lang w:val="en-IN" w:eastAsia="en-IN"/>
        </w:rPr>
        <w:t>"expires_in"</w:t>
      </w:r>
      <w:r w:rsidRPr="00456F37">
        <w:rPr>
          <w:rFonts w:ascii="Consolas" w:eastAsia="Times New Roman" w:hAnsi="Consolas" w:cs="Times New Roman"/>
          <w:color w:val="000000"/>
          <w:sz w:val="18"/>
          <w:szCs w:val="18"/>
          <w:lang w:val="en-IN" w:eastAsia="en-IN"/>
        </w:rPr>
        <w:t>: </w:t>
      </w:r>
      <w:r w:rsidRPr="00456F37">
        <w:rPr>
          <w:rFonts w:ascii="Consolas" w:eastAsia="Times New Roman" w:hAnsi="Consolas" w:cs="Times New Roman"/>
          <w:color w:val="098658"/>
          <w:sz w:val="18"/>
          <w:szCs w:val="18"/>
          <w:lang w:val="en-IN" w:eastAsia="en-IN"/>
        </w:rPr>
        <w:t>899</w:t>
      </w:r>
      <w:r w:rsidRPr="00456F37">
        <w:rPr>
          <w:rFonts w:ascii="Consolas" w:eastAsia="Times New Roman" w:hAnsi="Consolas" w:cs="Times New Roman"/>
          <w:color w:val="000000"/>
          <w:sz w:val="18"/>
          <w:szCs w:val="18"/>
          <w:lang w:val="en-IN" w:eastAsia="en-IN"/>
        </w:rPr>
        <w:t>,</w:t>
      </w:r>
    </w:p>
    <w:p w14:paraId="67E4237E" w14:textId="77777777" w:rsidR="00456F37" w:rsidRPr="00456F37" w:rsidRDefault="00456F37" w:rsidP="00456F37">
      <w:pPr>
        <w:shd w:val="clear" w:color="auto" w:fill="FFFFFE"/>
        <w:spacing w:after="0" w:line="270" w:lineRule="atLeast"/>
        <w:rPr>
          <w:rFonts w:ascii="Consolas" w:eastAsia="Times New Roman" w:hAnsi="Consolas" w:cs="Times New Roman"/>
          <w:color w:val="000000"/>
          <w:sz w:val="18"/>
          <w:szCs w:val="18"/>
          <w:lang w:val="en-IN" w:eastAsia="en-IN"/>
        </w:rPr>
      </w:pPr>
      <w:r w:rsidRPr="00456F37">
        <w:rPr>
          <w:rFonts w:ascii="Consolas" w:eastAsia="Times New Roman" w:hAnsi="Consolas" w:cs="Times New Roman"/>
          <w:color w:val="000000"/>
          <w:sz w:val="18"/>
          <w:szCs w:val="18"/>
          <w:lang w:val="en-IN" w:eastAsia="en-IN"/>
        </w:rPr>
        <w:t>    </w:t>
      </w:r>
      <w:r w:rsidRPr="00456F37">
        <w:rPr>
          <w:rFonts w:ascii="Consolas" w:eastAsia="Times New Roman" w:hAnsi="Consolas" w:cs="Times New Roman"/>
          <w:color w:val="A31515"/>
          <w:sz w:val="18"/>
          <w:szCs w:val="18"/>
          <w:lang w:val="en-IN" w:eastAsia="en-IN"/>
        </w:rPr>
        <w:t>"userName"</w:t>
      </w:r>
      <w:r w:rsidRPr="00456F37">
        <w:rPr>
          <w:rFonts w:ascii="Consolas" w:eastAsia="Times New Roman" w:hAnsi="Consolas" w:cs="Times New Roman"/>
          <w:color w:val="000000"/>
          <w:sz w:val="18"/>
          <w:szCs w:val="18"/>
          <w:lang w:val="en-IN" w:eastAsia="en-IN"/>
        </w:rPr>
        <w:t>: </w:t>
      </w:r>
      <w:r w:rsidRPr="00456F37">
        <w:rPr>
          <w:rFonts w:ascii="Consolas" w:eastAsia="Times New Roman" w:hAnsi="Consolas" w:cs="Times New Roman"/>
          <w:color w:val="0451A5"/>
          <w:sz w:val="18"/>
          <w:szCs w:val="18"/>
          <w:lang w:val="en-IN" w:eastAsia="en-IN"/>
        </w:rPr>
        <w:t>"amtest"</w:t>
      </w:r>
      <w:r w:rsidRPr="00456F37">
        <w:rPr>
          <w:rFonts w:ascii="Consolas" w:eastAsia="Times New Roman" w:hAnsi="Consolas" w:cs="Times New Roman"/>
          <w:color w:val="000000"/>
          <w:sz w:val="18"/>
          <w:szCs w:val="18"/>
          <w:lang w:val="en-IN" w:eastAsia="en-IN"/>
        </w:rPr>
        <w:t>,</w:t>
      </w:r>
    </w:p>
    <w:p w14:paraId="3632874B" w14:textId="77777777" w:rsidR="00456F37" w:rsidRPr="00456F37" w:rsidRDefault="00456F37" w:rsidP="00456F37">
      <w:pPr>
        <w:shd w:val="clear" w:color="auto" w:fill="FFFFFE"/>
        <w:spacing w:after="0" w:line="270" w:lineRule="atLeast"/>
        <w:rPr>
          <w:rFonts w:ascii="Consolas" w:eastAsia="Times New Roman" w:hAnsi="Consolas" w:cs="Times New Roman"/>
          <w:color w:val="000000"/>
          <w:sz w:val="18"/>
          <w:szCs w:val="18"/>
          <w:lang w:val="en-IN" w:eastAsia="en-IN"/>
        </w:rPr>
      </w:pPr>
      <w:r w:rsidRPr="00456F37">
        <w:rPr>
          <w:rFonts w:ascii="Consolas" w:eastAsia="Times New Roman" w:hAnsi="Consolas" w:cs="Times New Roman"/>
          <w:color w:val="000000"/>
          <w:sz w:val="18"/>
          <w:szCs w:val="18"/>
          <w:lang w:val="en-IN" w:eastAsia="en-IN"/>
        </w:rPr>
        <w:t>    </w:t>
      </w:r>
      <w:r w:rsidRPr="00456F37">
        <w:rPr>
          <w:rFonts w:ascii="Consolas" w:eastAsia="Times New Roman" w:hAnsi="Consolas" w:cs="Times New Roman"/>
          <w:color w:val="A31515"/>
          <w:sz w:val="18"/>
          <w:szCs w:val="18"/>
          <w:lang w:val="en-IN" w:eastAsia="en-IN"/>
        </w:rPr>
        <w:t>".issued"</w:t>
      </w:r>
      <w:r w:rsidRPr="00456F37">
        <w:rPr>
          <w:rFonts w:ascii="Consolas" w:eastAsia="Times New Roman" w:hAnsi="Consolas" w:cs="Times New Roman"/>
          <w:color w:val="000000"/>
          <w:sz w:val="18"/>
          <w:szCs w:val="18"/>
          <w:lang w:val="en-IN" w:eastAsia="en-IN"/>
        </w:rPr>
        <w:t>: </w:t>
      </w:r>
      <w:r w:rsidRPr="00456F37">
        <w:rPr>
          <w:rFonts w:ascii="Consolas" w:eastAsia="Times New Roman" w:hAnsi="Consolas" w:cs="Times New Roman"/>
          <w:color w:val="0451A5"/>
          <w:sz w:val="18"/>
          <w:szCs w:val="18"/>
          <w:lang w:val="en-IN" w:eastAsia="en-IN"/>
        </w:rPr>
        <w:t>"Tue, 17 Nov 2020 17:05:28 GMT"</w:t>
      </w:r>
      <w:r w:rsidRPr="00456F37">
        <w:rPr>
          <w:rFonts w:ascii="Consolas" w:eastAsia="Times New Roman" w:hAnsi="Consolas" w:cs="Times New Roman"/>
          <w:color w:val="000000"/>
          <w:sz w:val="18"/>
          <w:szCs w:val="18"/>
          <w:lang w:val="en-IN" w:eastAsia="en-IN"/>
        </w:rPr>
        <w:t>,</w:t>
      </w:r>
    </w:p>
    <w:p w14:paraId="4B7D1F03" w14:textId="77777777" w:rsidR="00456F37" w:rsidRPr="00456F37" w:rsidRDefault="00456F37" w:rsidP="00456F37">
      <w:pPr>
        <w:shd w:val="clear" w:color="auto" w:fill="FFFFFE"/>
        <w:spacing w:after="0" w:line="270" w:lineRule="atLeast"/>
        <w:rPr>
          <w:rFonts w:ascii="Consolas" w:eastAsia="Times New Roman" w:hAnsi="Consolas" w:cs="Times New Roman"/>
          <w:color w:val="000000"/>
          <w:sz w:val="18"/>
          <w:szCs w:val="18"/>
          <w:lang w:val="en-IN" w:eastAsia="en-IN"/>
        </w:rPr>
      </w:pPr>
      <w:r w:rsidRPr="00456F37">
        <w:rPr>
          <w:rFonts w:ascii="Consolas" w:eastAsia="Times New Roman" w:hAnsi="Consolas" w:cs="Times New Roman"/>
          <w:color w:val="000000"/>
          <w:sz w:val="18"/>
          <w:szCs w:val="18"/>
          <w:lang w:val="en-IN" w:eastAsia="en-IN"/>
        </w:rPr>
        <w:t>    </w:t>
      </w:r>
      <w:r w:rsidRPr="00456F37">
        <w:rPr>
          <w:rFonts w:ascii="Consolas" w:eastAsia="Times New Roman" w:hAnsi="Consolas" w:cs="Times New Roman"/>
          <w:color w:val="A31515"/>
          <w:sz w:val="18"/>
          <w:szCs w:val="18"/>
          <w:lang w:val="en-IN" w:eastAsia="en-IN"/>
        </w:rPr>
        <w:t>".expires"</w:t>
      </w:r>
      <w:r w:rsidRPr="00456F37">
        <w:rPr>
          <w:rFonts w:ascii="Consolas" w:eastAsia="Times New Roman" w:hAnsi="Consolas" w:cs="Times New Roman"/>
          <w:color w:val="000000"/>
          <w:sz w:val="18"/>
          <w:szCs w:val="18"/>
          <w:lang w:val="en-IN" w:eastAsia="en-IN"/>
        </w:rPr>
        <w:t>: </w:t>
      </w:r>
      <w:r w:rsidRPr="00456F37">
        <w:rPr>
          <w:rFonts w:ascii="Consolas" w:eastAsia="Times New Roman" w:hAnsi="Consolas" w:cs="Times New Roman"/>
          <w:color w:val="0451A5"/>
          <w:sz w:val="18"/>
          <w:szCs w:val="18"/>
          <w:lang w:val="en-IN" w:eastAsia="en-IN"/>
        </w:rPr>
        <w:t>"Tue, 17 Nov 2020 17:20:28 GMT"</w:t>
      </w:r>
    </w:p>
    <w:p w14:paraId="1A1B9CF8" w14:textId="0E62829C" w:rsidR="00456F37" w:rsidRDefault="00456F37" w:rsidP="00456F37">
      <w:pPr>
        <w:shd w:val="clear" w:color="auto" w:fill="FFFFFE"/>
        <w:spacing w:after="0" w:line="270" w:lineRule="atLeast"/>
        <w:rPr>
          <w:rFonts w:ascii="Consolas" w:eastAsia="Times New Roman" w:hAnsi="Consolas" w:cs="Times New Roman"/>
          <w:color w:val="000000"/>
          <w:sz w:val="18"/>
          <w:szCs w:val="18"/>
          <w:lang w:val="en-IN" w:eastAsia="en-IN"/>
        </w:rPr>
      </w:pPr>
      <w:r w:rsidRPr="00456F37">
        <w:rPr>
          <w:rFonts w:ascii="Consolas" w:eastAsia="Times New Roman" w:hAnsi="Consolas" w:cs="Times New Roman"/>
          <w:color w:val="000000"/>
          <w:sz w:val="18"/>
          <w:szCs w:val="18"/>
          <w:lang w:val="en-IN" w:eastAsia="en-IN"/>
        </w:rPr>
        <w:t>}</w:t>
      </w:r>
    </w:p>
    <w:p w14:paraId="743960F4" w14:textId="58495904" w:rsidR="00456F37" w:rsidRDefault="00456F37" w:rsidP="00456F37">
      <w:pPr>
        <w:shd w:val="clear" w:color="auto" w:fill="FFFFFE"/>
        <w:spacing w:after="0" w:line="270" w:lineRule="atLeast"/>
        <w:rPr>
          <w:rFonts w:ascii="Consolas" w:eastAsia="Times New Roman" w:hAnsi="Consolas" w:cs="Times New Roman"/>
          <w:color w:val="000000"/>
          <w:sz w:val="18"/>
          <w:szCs w:val="18"/>
          <w:lang w:val="en-IN" w:eastAsia="en-IN"/>
        </w:rPr>
      </w:pPr>
    </w:p>
    <w:p w14:paraId="10E8C958" w14:textId="77777777" w:rsidR="00456F37" w:rsidRDefault="00456F37" w:rsidP="00456F37">
      <w:pPr>
        <w:shd w:val="clear" w:color="auto" w:fill="FFFFFE"/>
        <w:spacing w:after="0" w:line="270" w:lineRule="atLeast"/>
        <w:rPr>
          <w:rFonts w:ascii="Consolas" w:eastAsia="Times New Roman" w:hAnsi="Consolas" w:cs="Times New Roman"/>
          <w:color w:val="000000"/>
          <w:sz w:val="18"/>
          <w:szCs w:val="18"/>
          <w:lang w:val="en-IN" w:eastAsia="en-IN"/>
        </w:rPr>
      </w:pPr>
    </w:p>
    <w:tbl>
      <w:tblPr>
        <w:tblStyle w:val="TableGrid"/>
        <w:tblW w:w="0" w:type="auto"/>
        <w:tblLook w:val="04A0" w:firstRow="1" w:lastRow="0" w:firstColumn="1" w:lastColumn="0" w:noHBand="0" w:noVBand="1"/>
      </w:tblPr>
      <w:tblGrid>
        <w:gridCol w:w="4678"/>
        <w:gridCol w:w="4672"/>
      </w:tblGrid>
      <w:tr w:rsidR="00456F37" w:rsidRPr="003E256F" w14:paraId="320B260E" w14:textId="77777777" w:rsidTr="00456F37">
        <w:tc>
          <w:tcPr>
            <w:tcW w:w="4788" w:type="dxa"/>
          </w:tcPr>
          <w:p w14:paraId="6BF959E2" w14:textId="43AFDBD8" w:rsidR="00456F37" w:rsidRPr="003E256F" w:rsidRDefault="00456F37" w:rsidP="003E256F">
            <w:pPr>
              <w:spacing w:line="270" w:lineRule="atLeast"/>
              <w:jc w:val="center"/>
              <w:rPr>
                <w:rFonts w:eastAsia="Times New Roman" w:cstheme="minorHAnsi"/>
                <w:b/>
                <w:bCs/>
                <w:color w:val="000000"/>
                <w:lang w:val="en-IN" w:eastAsia="en-IN"/>
              </w:rPr>
            </w:pPr>
            <w:r w:rsidRPr="003E256F">
              <w:rPr>
                <w:rFonts w:eastAsia="Times New Roman" w:cstheme="minorHAnsi"/>
                <w:b/>
                <w:bCs/>
                <w:color w:val="000000"/>
                <w:lang w:val="en-IN" w:eastAsia="en-IN"/>
              </w:rPr>
              <w:t>Property</w:t>
            </w:r>
          </w:p>
        </w:tc>
        <w:tc>
          <w:tcPr>
            <w:tcW w:w="4788" w:type="dxa"/>
          </w:tcPr>
          <w:p w14:paraId="57FA2285" w14:textId="19C712ED" w:rsidR="00456F37" w:rsidRPr="003E256F" w:rsidRDefault="00456F37" w:rsidP="003E256F">
            <w:pPr>
              <w:spacing w:line="270" w:lineRule="atLeast"/>
              <w:jc w:val="center"/>
              <w:rPr>
                <w:rFonts w:eastAsia="Times New Roman" w:cstheme="minorHAnsi"/>
                <w:b/>
                <w:bCs/>
                <w:color w:val="000000"/>
                <w:lang w:val="en-IN" w:eastAsia="en-IN"/>
              </w:rPr>
            </w:pPr>
            <w:r w:rsidRPr="003E256F">
              <w:rPr>
                <w:rFonts w:eastAsia="Times New Roman" w:cstheme="minorHAnsi"/>
                <w:b/>
                <w:bCs/>
                <w:color w:val="000000"/>
                <w:lang w:val="en-IN" w:eastAsia="en-IN"/>
              </w:rPr>
              <w:t>Comments</w:t>
            </w:r>
          </w:p>
        </w:tc>
      </w:tr>
      <w:tr w:rsidR="00456F37" w14:paraId="358C7100" w14:textId="77777777" w:rsidTr="00456F37">
        <w:tc>
          <w:tcPr>
            <w:tcW w:w="4788" w:type="dxa"/>
          </w:tcPr>
          <w:p w14:paraId="70BFA37A" w14:textId="3596D204" w:rsidR="00456F37" w:rsidRPr="00685B8D" w:rsidRDefault="00456F37" w:rsidP="00456F37">
            <w:pPr>
              <w:spacing w:line="270" w:lineRule="atLeast"/>
            </w:pPr>
            <w:r w:rsidRPr="00685B8D">
              <w:t>access_token</w:t>
            </w:r>
          </w:p>
        </w:tc>
        <w:tc>
          <w:tcPr>
            <w:tcW w:w="4788" w:type="dxa"/>
          </w:tcPr>
          <w:p w14:paraId="02EF6899" w14:textId="7F402388" w:rsidR="00456F37" w:rsidRPr="00685B8D" w:rsidRDefault="00456F37" w:rsidP="00456F37">
            <w:pPr>
              <w:spacing w:line="270" w:lineRule="atLeast"/>
            </w:pPr>
            <w:r w:rsidRPr="00685B8D">
              <w:t>This is used for requesting as a Bearer key while requesting</w:t>
            </w:r>
          </w:p>
        </w:tc>
      </w:tr>
      <w:tr w:rsidR="00456F37" w14:paraId="4067AEAF" w14:textId="77777777" w:rsidTr="00456F37">
        <w:tc>
          <w:tcPr>
            <w:tcW w:w="4788" w:type="dxa"/>
          </w:tcPr>
          <w:p w14:paraId="67D7E86A" w14:textId="507BEA38" w:rsidR="00456F37" w:rsidRPr="00685B8D" w:rsidRDefault="00456F37" w:rsidP="00456F37">
            <w:pPr>
              <w:spacing w:line="270" w:lineRule="atLeast"/>
            </w:pPr>
            <w:r w:rsidRPr="00685B8D">
              <w:t>expires_in</w:t>
            </w:r>
          </w:p>
        </w:tc>
        <w:tc>
          <w:tcPr>
            <w:tcW w:w="4788" w:type="dxa"/>
          </w:tcPr>
          <w:p w14:paraId="60FC0C10" w14:textId="1B147C4F" w:rsidR="00456F37" w:rsidRPr="00685B8D" w:rsidRDefault="00456F37" w:rsidP="00456F37">
            <w:pPr>
              <w:spacing w:line="270" w:lineRule="atLeast"/>
            </w:pPr>
            <w:r w:rsidRPr="00685B8D">
              <w:t>Expiry time in seconds</w:t>
            </w:r>
          </w:p>
        </w:tc>
      </w:tr>
      <w:tr w:rsidR="00456F37" w14:paraId="6E2A515D" w14:textId="77777777" w:rsidTr="00456F37">
        <w:tc>
          <w:tcPr>
            <w:tcW w:w="4788" w:type="dxa"/>
          </w:tcPr>
          <w:p w14:paraId="64A5467D" w14:textId="23BADA36" w:rsidR="00456F37" w:rsidRPr="00685B8D" w:rsidRDefault="00456F37" w:rsidP="00456F37">
            <w:pPr>
              <w:spacing w:line="270" w:lineRule="atLeast"/>
            </w:pPr>
            <w:r w:rsidRPr="00685B8D">
              <w:t>issued</w:t>
            </w:r>
          </w:p>
        </w:tc>
        <w:tc>
          <w:tcPr>
            <w:tcW w:w="4788" w:type="dxa"/>
          </w:tcPr>
          <w:p w14:paraId="338E1E39" w14:textId="776B2D8C" w:rsidR="00456F37" w:rsidRPr="00685B8D" w:rsidRDefault="00456F37" w:rsidP="00456F37">
            <w:pPr>
              <w:spacing w:line="270" w:lineRule="atLeast"/>
            </w:pPr>
            <w:r w:rsidRPr="00685B8D">
              <w:t>Date time of token generated</w:t>
            </w:r>
          </w:p>
        </w:tc>
      </w:tr>
      <w:tr w:rsidR="00456F37" w14:paraId="34C572A8" w14:textId="77777777" w:rsidTr="00456F37">
        <w:tc>
          <w:tcPr>
            <w:tcW w:w="4788" w:type="dxa"/>
          </w:tcPr>
          <w:p w14:paraId="688042C3" w14:textId="7AD595A0" w:rsidR="00456F37" w:rsidRPr="00685B8D" w:rsidRDefault="00456F37" w:rsidP="00456F37">
            <w:pPr>
              <w:spacing w:line="270" w:lineRule="atLeast"/>
            </w:pPr>
            <w:r w:rsidRPr="00685B8D">
              <w:t>expires</w:t>
            </w:r>
          </w:p>
        </w:tc>
        <w:tc>
          <w:tcPr>
            <w:tcW w:w="4788" w:type="dxa"/>
          </w:tcPr>
          <w:p w14:paraId="1B8E14EC" w14:textId="1781106D" w:rsidR="00456F37" w:rsidRPr="00685B8D" w:rsidRDefault="00456F37" w:rsidP="00456F37">
            <w:pPr>
              <w:spacing w:line="270" w:lineRule="atLeast"/>
            </w:pPr>
            <w:r w:rsidRPr="00685B8D">
              <w:t>Date time of token when it will expire</w:t>
            </w:r>
          </w:p>
        </w:tc>
      </w:tr>
    </w:tbl>
    <w:p w14:paraId="689F7F44" w14:textId="49E24778" w:rsidR="00456F37" w:rsidRDefault="00456F37" w:rsidP="00456F37">
      <w:pPr>
        <w:shd w:val="clear" w:color="auto" w:fill="FFFFFE"/>
        <w:spacing w:after="0" w:line="270" w:lineRule="atLeast"/>
        <w:rPr>
          <w:rFonts w:ascii="Consolas" w:eastAsia="Times New Roman" w:hAnsi="Consolas" w:cs="Times New Roman"/>
          <w:color w:val="000000"/>
          <w:sz w:val="18"/>
          <w:szCs w:val="18"/>
          <w:lang w:val="en-IN" w:eastAsia="en-IN"/>
        </w:rPr>
      </w:pPr>
    </w:p>
    <w:p w14:paraId="08DC926D" w14:textId="77777777" w:rsidR="00456F37" w:rsidRPr="00456F37" w:rsidRDefault="00456F37" w:rsidP="00456F37">
      <w:pPr>
        <w:shd w:val="clear" w:color="auto" w:fill="FFFFFE"/>
        <w:spacing w:after="0" w:line="270" w:lineRule="atLeast"/>
        <w:rPr>
          <w:rFonts w:ascii="Consolas" w:eastAsia="Times New Roman" w:hAnsi="Consolas" w:cs="Times New Roman"/>
          <w:color w:val="000000"/>
          <w:sz w:val="18"/>
          <w:szCs w:val="18"/>
          <w:lang w:val="en-IN" w:eastAsia="en-IN"/>
        </w:rPr>
      </w:pPr>
    </w:p>
    <w:p w14:paraId="7499DDB1" w14:textId="77777777" w:rsidR="00456F37" w:rsidRDefault="00456F37"/>
    <w:p w14:paraId="05402BB5" w14:textId="77777777" w:rsidR="001B0598" w:rsidRDefault="001B0598"/>
    <w:p w14:paraId="088B9882" w14:textId="118A6F80" w:rsidR="00B51AD1" w:rsidRPr="00C06B81" w:rsidRDefault="004338E6" w:rsidP="009408E2">
      <w:pPr>
        <w:pStyle w:val="Heading2"/>
        <w:rPr>
          <w:rFonts w:ascii="Times New Roman" w:hAnsi="Times New Roman" w:cs="Times New Roman"/>
        </w:rPr>
      </w:pPr>
      <w:bookmarkStart w:id="20" w:name="_Toc56634899"/>
      <w:r w:rsidRPr="00C06B81">
        <w:rPr>
          <w:rFonts w:ascii="Times New Roman" w:hAnsi="Times New Roman" w:cs="Times New Roman"/>
        </w:rPr>
        <w:lastRenderedPageBreak/>
        <w:t>CoreLogic –</w:t>
      </w:r>
      <w:r w:rsidR="00AA3E81" w:rsidRPr="00C06B81">
        <w:rPr>
          <w:rFonts w:ascii="Times New Roman" w:hAnsi="Times New Roman" w:cs="Times New Roman"/>
        </w:rPr>
        <w:t xml:space="preserve"> Print &amp; Ship </w:t>
      </w:r>
      <w:r w:rsidR="00247E83">
        <w:rPr>
          <w:rFonts w:ascii="Times New Roman" w:hAnsi="Times New Roman" w:cs="Times New Roman"/>
        </w:rPr>
        <w:t>API</w:t>
      </w:r>
      <w:bookmarkEnd w:id="20"/>
    </w:p>
    <w:p w14:paraId="762053C5" w14:textId="6188285A" w:rsidR="004338E6" w:rsidRPr="00C06B81" w:rsidRDefault="00C5388C" w:rsidP="00B51AD1">
      <w:pPr>
        <w:rPr>
          <w:rFonts w:ascii="Times New Roman" w:hAnsi="Times New Roman" w:cs="Times New Roman"/>
        </w:rPr>
      </w:pPr>
      <w:r w:rsidRPr="00C06B81">
        <w:rPr>
          <w:rFonts w:ascii="Times New Roman" w:hAnsi="Times New Roman" w:cs="Times New Roman"/>
        </w:rPr>
        <w:t xml:space="preserve">CoreLogic </w:t>
      </w:r>
      <w:r w:rsidR="00F22427">
        <w:rPr>
          <w:rFonts w:ascii="Times New Roman" w:hAnsi="Times New Roman" w:cs="Times New Roman"/>
        </w:rPr>
        <w:t>uses</w:t>
      </w:r>
      <w:r w:rsidRPr="00C06B81">
        <w:rPr>
          <w:rFonts w:ascii="Times New Roman" w:hAnsi="Times New Roman" w:cs="Times New Roman"/>
        </w:rPr>
        <w:t xml:space="preserve"> </w:t>
      </w:r>
      <w:r w:rsidR="0090474D">
        <w:rPr>
          <w:rFonts w:ascii="Times New Roman" w:hAnsi="Times New Roman" w:cs="Times New Roman"/>
        </w:rPr>
        <w:t>HTTP</w:t>
      </w:r>
      <w:r w:rsidR="00CE7D05" w:rsidRPr="00C06B81">
        <w:rPr>
          <w:rFonts w:ascii="Times New Roman" w:hAnsi="Times New Roman" w:cs="Times New Roman"/>
        </w:rPr>
        <w:t xml:space="preserve"> </w:t>
      </w:r>
      <w:r w:rsidR="0090474D">
        <w:rPr>
          <w:rFonts w:ascii="Times New Roman" w:hAnsi="Times New Roman" w:cs="Times New Roman"/>
        </w:rPr>
        <w:t>POST</w:t>
      </w:r>
      <w:r w:rsidR="0090474D" w:rsidRPr="00C06B81">
        <w:rPr>
          <w:rFonts w:ascii="Times New Roman" w:hAnsi="Times New Roman" w:cs="Times New Roman"/>
        </w:rPr>
        <w:t xml:space="preserve"> </w:t>
      </w:r>
      <w:r w:rsidR="00EB6D7D" w:rsidRPr="00C06B81">
        <w:rPr>
          <w:rFonts w:ascii="Times New Roman" w:hAnsi="Times New Roman" w:cs="Times New Roman"/>
        </w:rPr>
        <w:t>method</w:t>
      </w:r>
      <w:r w:rsidR="00CE7D05" w:rsidRPr="00C06B81">
        <w:rPr>
          <w:rFonts w:ascii="Times New Roman" w:hAnsi="Times New Roman" w:cs="Times New Roman"/>
        </w:rPr>
        <w:t xml:space="preserve"> </w:t>
      </w:r>
      <w:r w:rsidR="00B14B5D" w:rsidRPr="00C06B81">
        <w:rPr>
          <w:rFonts w:ascii="Times New Roman" w:hAnsi="Times New Roman" w:cs="Times New Roman"/>
        </w:rPr>
        <w:t>for receiving the print &amp; ship request</w:t>
      </w:r>
      <w:r w:rsidR="00CE7D05" w:rsidRPr="00C06B81">
        <w:rPr>
          <w:rFonts w:ascii="Times New Roman" w:hAnsi="Times New Roman" w:cs="Times New Roman"/>
        </w:rPr>
        <w:t xml:space="preserve">. Request parameters must be present in </w:t>
      </w:r>
      <w:r w:rsidR="0090474D">
        <w:rPr>
          <w:rFonts w:ascii="Times New Roman" w:hAnsi="Times New Roman" w:cs="Times New Roman"/>
        </w:rPr>
        <w:t>HTTP</w:t>
      </w:r>
      <w:r w:rsidR="0090474D" w:rsidRPr="00C06B81">
        <w:rPr>
          <w:rFonts w:ascii="Times New Roman" w:hAnsi="Times New Roman" w:cs="Times New Roman"/>
        </w:rPr>
        <w:t xml:space="preserve"> </w:t>
      </w:r>
      <w:r w:rsidR="00CE7D05" w:rsidRPr="00C06B81">
        <w:rPr>
          <w:rFonts w:ascii="Times New Roman" w:hAnsi="Times New Roman" w:cs="Times New Roman"/>
        </w:rPr>
        <w:t>headers, and the request payload must contain document metadata JSON along with actual document</w:t>
      </w:r>
      <w:r w:rsidR="0090474D">
        <w:rPr>
          <w:rFonts w:ascii="Times New Roman" w:hAnsi="Times New Roman" w:cs="Times New Roman"/>
        </w:rPr>
        <w:t>s</w:t>
      </w:r>
      <w:r w:rsidR="00CE7D05" w:rsidRPr="00C06B81">
        <w:rPr>
          <w:rFonts w:ascii="Times New Roman" w:hAnsi="Times New Roman" w:cs="Times New Roman"/>
        </w:rPr>
        <w:t>.</w:t>
      </w:r>
      <w:r w:rsidR="000A1DC8">
        <w:rPr>
          <w:rFonts w:ascii="Times New Roman" w:hAnsi="Times New Roman" w:cs="Times New Roman"/>
        </w:rPr>
        <w:t xml:space="preserve"> The documents and manifest JSON must be submitted as </w:t>
      </w:r>
      <w:r w:rsidR="000A1DC8" w:rsidRPr="00842059">
        <w:rPr>
          <w:rFonts w:ascii="Times New Roman" w:hAnsi="Times New Roman" w:cs="Times New Roman"/>
          <w:b/>
          <w:bCs/>
          <w:i/>
          <w:iCs/>
        </w:rPr>
        <w:t>multipart/form-data</w:t>
      </w:r>
      <w:r w:rsidR="000A1DC8">
        <w:rPr>
          <w:rFonts w:ascii="Times New Roman" w:hAnsi="Times New Roman" w:cs="Times New Roman"/>
        </w:rPr>
        <w:t xml:space="preserve"> request.</w:t>
      </w:r>
    </w:p>
    <w:p w14:paraId="265CEBF6" w14:textId="1A39AB0F" w:rsidR="00DB6A6A" w:rsidRPr="00C06B81" w:rsidRDefault="00784ED7" w:rsidP="005D4CC8">
      <w:pPr>
        <w:pStyle w:val="Heading3"/>
        <w:rPr>
          <w:rFonts w:ascii="Times New Roman" w:hAnsi="Times New Roman" w:cs="Times New Roman"/>
        </w:rPr>
      </w:pPr>
      <w:bookmarkStart w:id="21" w:name="_Toc56634900"/>
      <w:r w:rsidRPr="00C06B81">
        <w:rPr>
          <w:rFonts w:ascii="Times New Roman" w:hAnsi="Times New Roman" w:cs="Times New Roman"/>
        </w:rPr>
        <w:t xml:space="preserve">Print &amp; Ship </w:t>
      </w:r>
      <w:r w:rsidR="00490300" w:rsidRPr="00C06B81">
        <w:rPr>
          <w:rFonts w:ascii="Times New Roman" w:hAnsi="Times New Roman" w:cs="Times New Roman"/>
        </w:rPr>
        <w:t>Request:</w:t>
      </w:r>
      <w:bookmarkEnd w:id="21"/>
    </w:p>
    <w:p w14:paraId="70BB8ABB" w14:textId="69B6F29D" w:rsidR="000B72F8" w:rsidRPr="00C06B81" w:rsidRDefault="00E26C76" w:rsidP="00C2093E">
      <w:pPr>
        <w:rPr>
          <w:rFonts w:ascii="Times New Roman" w:hAnsi="Times New Roman" w:cs="Times New Roman"/>
        </w:rPr>
      </w:pPr>
      <w:r w:rsidRPr="00C06B81">
        <w:rPr>
          <w:rFonts w:ascii="Times New Roman" w:hAnsi="Times New Roman" w:cs="Times New Roman"/>
        </w:rPr>
        <w:t xml:space="preserve">Below is the sample </w:t>
      </w:r>
      <w:r w:rsidR="00350B16">
        <w:rPr>
          <w:rFonts w:ascii="Times New Roman" w:hAnsi="Times New Roman" w:cs="Times New Roman"/>
        </w:rPr>
        <w:t>JSON</w:t>
      </w:r>
      <w:r w:rsidR="00092677">
        <w:rPr>
          <w:rFonts w:ascii="Times New Roman" w:hAnsi="Times New Roman" w:cs="Times New Roman"/>
        </w:rPr>
        <w:t xml:space="preserve"> manifest (document metadata)</w:t>
      </w:r>
      <w:r w:rsidRPr="00C06B81">
        <w:rPr>
          <w:rFonts w:ascii="Times New Roman" w:hAnsi="Times New Roman" w:cs="Times New Roman"/>
        </w:rPr>
        <w:t xml:space="preserve"> that </w:t>
      </w:r>
      <w:r w:rsidR="004C12CD" w:rsidRPr="00C06B81">
        <w:rPr>
          <w:rFonts w:ascii="Times New Roman" w:hAnsi="Times New Roman" w:cs="Times New Roman"/>
        </w:rPr>
        <w:t xml:space="preserve">needs to be submitted to CoreLogic </w:t>
      </w:r>
      <w:r w:rsidR="009A6381">
        <w:rPr>
          <w:rFonts w:ascii="Times New Roman" w:hAnsi="Times New Roman" w:cs="Times New Roman"/>
        </w:rPr>
        <w:t xml:space="preserve">endpoint </w:t>
      </w:r>
      <w:r w:rsidRPr="00C06B81">
        <w:rPr>
          <w:rFonts w:ascii="Times New Roman" w:hAnsi="Times New Roman" w:cs="Times New Roman"/>
        </w:rPr>
        <w:t>for print &amp; ship request</w:t>
      </w:r>
      <w:r w:rsidR="009A6381">
        <w:rPr>
          <w:rFonts w:ascii="Times New Roman" w:hAnsi="Times New Roman" w:cs="Times New Roman"/>
        </w:rPr>
        <w:t>.</w:t>
      </w:r>
    </w:p>
    <w:p w14:paraId="7BD86A46" w14:textId="236F98E1" w:rsidR="004C12CD" w:rsidRPr="00C06B81" w:rsidRDefault="004C12CD" w:rsidP="004C12CD">
      <w:pPr>
        <w:pStyle w:val="Heading3"/>
        <w:rPr>
          <w:rFonts w:ascii="Times New Roman" w:hAnsi="Times New Roman" w:cs="Times New Roman"/>
        </w:rPr>
      </w:pPr>
      <w:bookmarkStart w:id="22" w:name="_Toc56634901"/>
      <w:r w:rsidRPr="00C06B81">
        <w:rPr>
          <w:rFonts w:ascii="Times New Roman" w:hAnsi="Times New Roman" w:cs="Times New Roman"/>
        </w:rPr>
        <w:t xml:space="preserve">Sample </w:t>
      </w:r>
      <w:r w:rsidR="00350B16">
        <w:rPr>
          <w:rFonts w:ascii="Times New Roman" w:hAnsi="Times New Roman" w:cs="Times New Roman"/>
        </w:rPr>
        <w:t>JSON</w:t>
      </w:r>
      <w:r w:rsidRPr="00C06B81">
        <w:rPr>
          <w:rFonts w:ascii="Times New Roman" w:hAnsi="Times New Roman" w:cs="Times New Roman"/>
        </w:rPr>
        <w:t xml:space="preserve"> Request</w:t>
      </w:r>
      <w:bookmarkEnd w:id="22"/>
      <w:r w:rsidRPr="00C06B81">
        <w:rPr>
          <w:rFonts w:ascii="Times New Roman" w:hAnsi="Times New Roman" w:cs="Times New Roman"/>
        </w:rPr>
        <w:br/>
      </w:r>
    </w:p>
    <w:p w14:paraId="538338B0" w14:textId="2CAC5B7F" w:rsidR="00D847C4" w:rsidRDefault="00F22427" w:rsidP="00D847C4">
      <w:pPr>
        <w:rPr>
          <w:rFonts w:ascii="Times New Roman" w:hAnsi="Times New Roman" w:cs="Times New Roman"/>
        </w:rPr>
      </w:pPr>
      <w:r w:rsidRPr="00F22427">
        <w:rPr>
          <w:rFonts w:ascii="Times New Roman" w:hAnsi="Times New Roman" w:cs="Times New Roman"/>
        </w:rPr>
        <w:t>POST /api/mailrequest HTTP/1.1</w:t>
      </w:r>
      <w:r w:rsidRPr="00F22427" w:rsidDel="00F22427">
        <w:rPr>
          <w:rFonts w:ascii="Times New Roman" w:hAnsi="Times New Roman" w:cs="Times New Roman"/>
        </w:rPr>
        <w:t xml:space="preserve"> </w:t>
      </w:r>
    </w:p>
    <w:p w14:paraId="0071DDF3" w14:textId="1BD41049" w:rsidR="00CD711B" w:rsidRPr="00C06B81" w:rsidRDefault="00CD711B" w:rsidP="00D847C4">
      <w:pPr>
        <w:rPr>
          <w:rFonts w:ascii="Times New Roman" w:hAnsi="Times New Roman" w:cs="Times New Roman"/>
        </w:rPr>
      </w:pPr>
      <w:r>
        <w:rPr>
          <w:rFonts w:ascii="Times New Roman" w:hAnsi="Times New Roman" w:cs="Times New Roman"/>
        </w:rPr>
        <w:t xml:space="preserve">Content Type: </w:t>
      </w:r>
      <w:r w:rsidRPr="00842059">
        <w:rPr>
          <w:rFonts w:ascii="Times New Roman" w:hAnsi="Times New Roman" w:cs="Times New Roman"/>
        </w:rPr>
        <w:t>multipart/form-data</w:t>
      </w:r>
    </w:p>
    <w:p w14:paraId="6C2297B2" w14:textId="6B3EED31" w:rsidR="00D847C4" w:rsidRPr="00BE11F6" w:rsidRDefault="00CD711B" w:rsidP="00D847C4">
      <w:pPr>
        <w:rPr>
          <w:rFonts w:ascii="Times New Roman" w:hAnsi="Times New Roman" w:cs="Times New Roman"/>
        </w:rPr>
      </w:pPr>
      <w:r w:rsidRPr="00BE11F6">
        <w:rPr>
          <w:rFonts w:ascii="Times New Roman" w:hAnsi="Times New Roman" w:cs="Times New Roman"/>
        </w:rPr>
        <w:t>HTTP Headers:</w:t>
      </w:r>
    </w:p>
    <w:tbl>
      <w:tblPr>
        <w:tblStyle w:val="PlainTable11"/>
        <w:tblW w:w="0" w:type="auto"/>
        <w:tblLook w:val="04A0" w:firstRow="1" w:lastRow="0" w:firstColumn="1" w:lastColumn="0" w:noHBand="0" w:noVBand="1"/>
      </w:tblPr>
      <w:tblGrid>
        <w:gridCol w:w="1438"/>
        <w:gridCol w:w="4030"/>
      </w:tblGrid>
      <w:tr w:rsidR="00CD711B" w14:paraId="0A2CBB15" w14:textId="77777777" w:rsidTr="008420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D39FDF" w14:textId="282E4DDC" w:rsidR="00CD711B" w:rsidRDefault="00CD711B" w:rsidP="00D847C4">
            <w:pPr>
              <w:rPr>
                <w:rFonts w:ascii="Times New Roman" w:hAnsi="Times New Roman" w:cs="Times New Roman"/>
              </w:rPr>
            </w:pPr>
            <w:r>
              <w:rPr>
                <w:rFonts w:ascii="Times New Roman" w:hAnsi="Times New Roman" w:cs="Times New Roman"/>
              </w:rPr>
              <w:t>Key</w:t>
            </w:r>
          </w:p>
        </w:tc>
        <w:tc>
          <w:tcPr>
            <w:tcW w:w="0" w:type="auto"/>
          </w:tcPr>
          <w:p w14:paraId="2BA8EA2E" w14:textId="7A16AE77" w:rsidR="00CD711B" w:rsidRDefault="00CD711B" w:rsidP="00D847C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Value</w:t>
            </w:r>
          </w:p>
        </w:tc>
      </w:tr>
      <w:tr w:rsidR="00CD711B" w14:paraId="5EEF478D" w14:textId="77777777" w:rsidTr="00842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1DC55" w14:textId="3E3D19D0" w:rsidR="00CD711B" w:rsidRPr="00842059" w:rsidRDefault="007D596D" w:rsidP="007D596D">
            <w:pPr>
              <w:rPr>
                <w:rFonts w:ascii="Times New Roman" w:hAnsi="Times New Roman" w:cs="Times New Roman"/>
                <w:b w:val="0"/>
                <w:bCs w:val="0"/>
              </w:rPr>
            </w:pPr>
            <w:r w:rsidRPr="007D596D">
              <w:rPr>
                <w:rFonts w:ascii="Times New Roman" w:hAnsi="Times New Roman" w:cs="Times New Roman"/>
                <w:b w:val="0"/>
                <w:bCs w:val="0"/>
              </w:rPr>
              <w:t>Authorization</w:t>
            </w:r>
          </w:p>
        </w:tc>
        <w:tc>
          <w:tcPr>
            <w:tcW w:w="0" w:type="auto"/>
          </w:tcPr>
          <w:p w14:paraId="553EA290" w14:textId="4A6C9C62" w:rsidR="00CD711B" w:rsidRDefault="007D596D" w:rsidP="00D847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96D">
              <w:rPr>
                <w:rFonts w:ascii="Times New Roman" w:hAnsi="Times New Roman" w:cs="Times New Roman"/>
              </w:rPr>
              <w:t>Bearer {</w:t>
            </w:r>
            <w:r w:rsidR="00C35F72">
              <w:rPr>
                <w:rFonts w:ascii="Times New Roman" w:hAnsi="Times New Roman" w:cs="Times New Roman"/>
              </w:rPr>
              <w:t>access_</w:t>
            </w:r>
            <w:r w:rsidRPr="007D596D">
              <w:rPr>
                <w:rFonts w:ascii="Times New Roman" w:hAnsi="Times New Roman" w:cs="Times New Roman"/>
              </w:rPr>
              <w:t>token}</w:t>
            </w:r>
          </w:p>
        </w:tc>
      </w:tr>
      <w:tr w:rsidR="00CD711B" w14:paraId="41614E2B" w14:textId="77777777" w:rsidTr="00842059">
        <w:tc>
          <w:tcPr>
            <w:cnfStyle w:val="001000000000" w:firstRow="0" w:lastRow="0" w:firstColumn="1" w:lastColumn="0" w:oddVBand="0" w:evenVBand="0" w:oddHBand="0" w:evenHBand="0" w:firstRowFirstColumn="0" w:firstRowLastColumn="0" w:lastRowFirstColumn="0" w:lastRowLastColumn="0"/>
            <w:tcW w:w="0" w:type="auto"/>
          </w:tcPr>
          <w:p w14:paraId="737364B0" w14:textId="4F8DFDBA" w:rsidR="00CD711B" w:rsidRPr="00842059" w:rsidRDefault="00CD711B" w:rsidP="00D847C4">
            <w:pPr>
              <w:rPr>
                <w:rFonts w:ascii="Times New Roman" w:hAnsi="Times New Roman" w:cs="Times New Roman"/>
                <w:b w:val="0"/>
                <w:bCs w:val="0"/>
              </w:rPr>
            </w:pPr>
            <w:r w:rsidRPr="006A67FD">
              <w:rPr>
                <w:rFonts w:ascii="Times New Roman" w:hAnsi="Times New Roman" w:cs="Times New Roman"/>
              </w:rPr>
              <w:t>MailPieceId</w:t>
            </w:r>
          </w:p>
        </w:tc>
        <w:tc>
          <w:tcPr>
            <w:tcW w:w="0" w:type="auto"/>
          </w:tcPr>
          <w:p w14:paraId="2CEAA8FA" w14:textId="7E5A0B9D" w:rsidR="00CD711B" w:rsidRDefault="00CD711B" w:rsidP="00D847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6B81">
              <w:rPr>
                <w:rFonts w:ascii="Times New Roman" w:hAnsi="Times New Roman" w:cs="Times New Roman"/>
              </w:rPr>
              <w:t>00000000-0000-0000-0000-000000000000</w:t>
            </w:r>
          </w:p>
        </w:tc>
      </w:tr>
    </w:tbl>
    <w:p w14:paraId="74522C60" w14:textId="765459C2" w:rsidR="00D847C4" w:rsidRPr="00C06B81" w:rsidRDefault="00D847C4" w:rsidP="00D847C4">
      <w:pPr>
        <w:rPr>
          <w:rFonts w:ascii="Times New Roman" w:hAnsi="Times New Roman" w:cs="Times New Roman"/>
        </w:rPr>
      </w:pPr>
    </w:p>
    <w:p w14:paraId="0F7D4335"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Request Format</w:t>
      </w:r>
    </w:p>
    <w:p w14:paraId="5388041F"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w:t>
      </w:r>
    </w:p>
    <w:p w14:paraId="2412F81F"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"Id": "00000000-0000-0000-0000-000000000000",</w:t>
      </w:r>
    </w:p>
    <w:p w14:paraId="06C59575"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"ClientCode": "",    </w:t>
      </w:r>
    </w:p>
    <w:p w14:paraId="650354F6"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"BusinessFriendlyIdName": "",</w:t>
      </w:r>
    </w:p>
    <w:p w14:paraId="4BDF48B1"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"BusinessFriendlyIdValue": "",</w:t>
      </w:r>
    </w:p>
    <w:p w14:paraId="4FF49AA5"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"DocumentOrPackageType": "",</w:t>
      </w:r>
    </w:p>
    <w:p w14:paraId="75DD9ECE"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"DocumentOrPackage": {</w:t>
      </w:r>
    </w:p>
    <w:p w14:paraId="55C6D757" w14:textId="702189FE" w:rsidR="008C3DE7" w:rsidRPr="00C06B81" w:rsidRDefault="008C3DE7" w:rsidP="008C3DE7">
      <w:pPr>
        <w:rPr>
          <w:rFonts w:ascii="Times New Roman" w:hAnsi="Times New Roman" w:cs="Times New Roman"/>
        </w:rPr>
      </w:pPr>
      <w:r>
        <w:rPr>
          <w:rFonts w:ascii="Times New Roman" w:hAnsi="Times New Roman" w:cs="Times New Roman"/>
        </w:rPr>
        <w:t xml:space="preserve">    </w:t>
      </w:r>
      <w:r w:rsidR="000F523A">
        <w:rPr>
          <w:rFonts w:ascii="Times New Roman" w:hAnsi="Times New Roman" w:cs="Times New Roman"/>
        </w:rPr>
        <w:tab/>
      </w:r>
      <w:r w:rsidRPr="00C06B81">
        <w:rPr>
          <w:rFonts w:ascii="Times New Roman" w:hAnsi="Times New Roman" w:cs="Times New Roman"/>
        </w:rPr>
        <w:t>"</w:t>
      </w:r>
      <w:r>
        <w:rPr>
          <w:rFonts w:ascii="Times New Roman" w:hAnsi="Times New Roman" w:cs="Times New Roman"/>
        </w:rPr>
        <w:t>Inserts</w:t>
      </w:r>
      <w:r w:rsidRPr="00C06B81">
        <w:rPr>
          <w:rFonts w:ascii="Times New Roman" w:hAnsi="Times New Roman" w:cs="Times New Roman"/>
        </w:rPr>
        <w:t>": "",</w:t>
      </w:r>
    </w:p>
    <w:p w14:paraId="3F81D5B6" w14:textId="4399BB75" w:rsidR="00AF7AB9" w:rsidRDefault="00AF7AB9" w:rsidP="000F523A">
      <w:pPr>
        <w:ind w:firstLine="720"/>
        <w:rPr>
          <w:rFonts w:ascii="Times New Roman" w:hAnsi="Times New Roman" w:cs="Times New Roman"/>
        </w:rPr>
      </w:pPr>
      <w:r w:rsidRPr="00C06B81">
        <w:rPr>
          <w:rFonts w:ascii="Times New Roman" w:hAnsi="Times New Roman" w:cs="Times New Roman"/>
        </w:rPr>
        <w:t>"</w:t>
      </w:r>
      <w:r>
        <w:rPr>
          <w:rFonts w:ascii="Times New Roman" w:hAnsi="Times New Roman" w:cs="Times New Roman"/>
        </w:rPr>
        <w:t>Files</w:t>
      </w:r>
      <w:r w:rsidRPr="00C06B81">
        <w:rPr>
          <w:rFonts w:ascii="Times New Roman" w:hAnsi="Times New Roman" w:cs="Times New Roman"/>
        </w:rPr>
        <w:t>"</w:t>
      </w:r>
      <w:r>
        <w:rPr>
          <w:rFonts w:ascii="Times New Roman" w:hAnsi="Times New Roman" w:cs="Times New Roman"/>
        </w:rPr>
        <w:t>: []</w:t>
      </w:r>
      <w:r w:rsidR="000F523A">
        <w:rPr>
          <w:rFonts w:ascii="Times New Roman" w:hAnsi="Times New Roman" w:cs="Times New Roman"/>
        </w:rPr>
        <w:t>,</w:t>
      </w:r>
    </w:p>
    <w:p w14:paraId="365D0AE9" w14:textId="528979E7" w:rsidR="000F523A" w:rsidRPr="00C06B81" w:rsidRDefault="000F523A" w:rsidP="000F523A">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Pr="00C06B81">
        <w:rPr>
          <w:rFonts w:ascii="Times New Roman" w:hAnsi="Times New Roman" w:cs="Times New Roman"/>
        </w:rPr>
        <w:t>"</w:t>
      </w:r>
      <w:r>
        <w:rPr>
          <w:rFonts w:ascii="Times New Roman" w:hAnsi="Times New Roman" w:cs="Times New Roman"/>
        </w:rPr>
        <w:t>Name</w:t>
      </w:r>
      <w:r w:rsidRPr="00C06B81">
        <w:rPr>
          <w:rFonts w:ascii="Times New Roman" w:hAnsi="Times New Roman" w:cs="Times New Roman"/>
        </w:rPr>
        <w:t>": "",</w:t>
      </w:r>
    </w:p>
    <w:p w14:paraId="256DBC3B" w14:textId="72F07AA9"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w:t>
      </w:r>
    </w:p>
    <w:p w14:paraId="7DDAFC38"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"eDelivery": {</w:t>
      </w:r>
    </w:p>
    <w:p w14:paraId="550AF9E9" w14:textId="514E8558" w:rsidR="00D847C4" w:rsidRDefault="00D847C4" w:rsidP="00D847C4">
      <w:pPr>
        <w:rPr>
          <w:rFonts w:ascii="Times New Roman" w:hAnsi="Times New Roman" w:cs="Times New Roman"/>
        </w:rPr>
      </w:pPr>
      <w:r w:rsidRPr="00C06B81">
        <w:rPr>
          <w:rFonts w:ascii="Times New Roman" w:hAnsi="Times New Roman" w:cs="Times New Roman"/>
        </w:rPr>
        <w:t xml:space="preserve">       </w:t>
      </w:r>
      <w:r w:rsidR="000F523A">
        <w:rPr>
          <w:rFonts w:ascii="Times New Roman" w:hAnsi="Times New Roman" w:cs="Times New Roman"/>
        </w:rPr>
        <w:tab/>
      </w:r>
      <w:r w:rsidRPr="00C06B81">
        <w:rPr>
          <w:rFonts w:ascii="Times New Roman" w:hAnsi="Times New Roman" w:cs="Times New Roman"/>
        </w:rPr>
        <w:t>"ExpiryDate": "0001-01-01",</w:t>
      </w:r>
    </w:p>
    <w:p w14:paraId="4C5E6FA3" w14:textId="67319F38" w:rsidR="000A5F53" w:rsidRPr="00C06B81" w:rsidRDefault="000A5F53" w:rsidP="000A5F53">
      <w:pPr>
        <w:ind w:firstLine="720"/>
        <w:rPr>
          <w:rFonts w:ascii="Times New Roman" w:hAnsi="Times New Roman" w:cs="Times New Roman"/>
        </w:rPr>
      </w:pPr>
      <w:r w:rsidRPr="00C06B81">
        <w:rPr>
          <w:rFonts w:ascii="Times New Roman" w:hAnsi="Times New Roman" w:cs="Times New Roman"/>
        </w:rPr>
        <w:t>"</w:t>
      </w:r>
      <w:r w:rsidRPr="000A5F53">
        <w:rPr>
          <w:rFonts w:ascii="Times New Roman" w:hAnsi="Times New Roman" w:cs="Times New Roman"/>
        </w:rPr>
        <w:t>IsEsign</w:t>
      </w:r>
      <w:r w:rsidRPr="00C06B81">
        <w:rPr>
          <w:rFonts w:ascii="Times New Roman" w:hAnsi="Times New Roman" w:cs="Times New Roman"/>
        </w:rPr>
        <w:t xml:space="preserve">": </w:t>
      </w:r>
      <w:r>
        <w:rPr>
          <w:rFonts w:ascii="Times New Roman" w:hAnsi="Times New Roman" w:cs="Times New Roman"/>
        </w:rPr>
        <w:t>false</w:t>
      </w:r>
      <w:r w:rsidRPr="00C06B81">
        <w:rPr>
          <w:rFonts w:ascii="Times New Roman" w:hAnsi="Times New Roman" w:cs="Times New Roman"/>
        </w:rPr>
        <w:t>,</w:t>
      </w:r>
    </w:p>
    <w:p w14:paraId="21224C5E" w14:textId="11C9A745"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w:t>
      </w:r>
      <w:r w:rsidR="000F523A">
        <w:rPr>
          <w:rFonts w:ascii="Times New Roman" w:hAnsi="Times New Roman" w:cs="Times New Roman"/>
        </w:rPr>
        <w:tab/>
      </w:r>
      <w:r w:rsidRPr="00C06B81">
        <w:rPr>
          <w:rFonts w:ascii="Times New Roman" w:hAnsi="Times New Roman" w:cs="Times New Roman"/>
        </w:rPr>
        <w:t>"PrintAndShipOnExpiry": false</w:t>
      </w:r>
    </w:p>
    <w:p w14:paraId="3BD87B21"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lastRenderedPageBreak/>
        <w:t xml:space="preserve">    },</w:t>
      </w:r>
    </w:p>
    <w:p w14:paraId="7AF877AD"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"RecipientInfo": {</w:t>
      </w:r>
    </w:p>
    <w:p w14:paraId="29142E1F"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"Recipient": {</w:t>
      </w:r>
    </w:p>
    <w:p w14:paraId="063A21EC"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"Organization": "",</w:t>
      </w:r>
    </w:p>
    <w:p w14:paraId="7F341939"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"Prefix": "",</w:t>
      </w:r>
    </w:p>
    <w:p w14:paraId="0CB88C48"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"FirstName": "",</w:t>
      </w:r>
    </w:p>
    <w:p w14:paraId="1EEA6147"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"MiddleName": "",</w:t>
      </w:r>
    </w:p>
    <w:p w14:paraId="20A2A056"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"LastName": "",</w:t>
      </w:r>
    </w:p>
    <w:p w14:paraId="19EDB7EB"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"Suffix": "",</w:t>
      </w:r>
    </w:p>
    <w:p w14:paraId="4FB58072"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"Phone": "",</w:t>
      </w:r>
    </w:p>
    <w:p w14:paraId="010D7999"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"EmailAddress": ""</w:t>
      </w:r>
    </w:p>
    <w:p w14:paraId="7CFE906F"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w:t>
      </w:r>
    </w:p>
    <w:p w14:paraId="4CF7F8D2"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"Address": {</w:t>
      </w:r>
    </w:p>
    <w:p w14:paraId="60117777"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"OptionalLine1AboveStreet": "",</w:t>
      </w:r>
    </w:p>
    <w:p w14:paraId="1920EEA5"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"OptionalLine2AboveStreet": "",</w:t>
      </w:r>
    </w:p>
    <w:p w14:paraId="1F6FDE53"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"Street": "",</w:t>
      </w:r>
    </w:p>
    <w:p w14:paraId="21B0DA57"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"AptOrSuiteOrOther": "",</w:t>
      </w:r>
    </w:p>
    <w:p w14:paraId="18B4FA53"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"OptionalLine1BelowStreet": "",</w:t>
      </w:r>
    </w:p>
    <w:p w14:paraId="71F3F6E6"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"OptionalLine2BelowStreet": "",</w:t>
      </w:r>
    </w:p>
    <w:p w14:paraId="3753D0F6"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"City": "",</w:t>
      </w:r>
    </w:p>
    <w:p w14:paraId="25844D81"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"State": "",</w:t>
      </w:r>
    </w:p>
    <w:p w14:paraId="5F9E0310"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"Zip": "",</w:t>
      </w:r>
    </w:p>
    <w:p w14:paraId="4BE8554D"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"Country": ""</w:t>
      </w:r>
    </w:p>
    <w:p w14:paraId="2B1D58AB"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w:t>
      </w:r>
    </w:p>
    <w:p w14:paraId="1FDF6EF7"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w:t>
      </w:r>
    </w:p>
    <w:p w14:paraId="59B0C136"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"ReturnInfo": {</w:t>
      </w:r>
    </w:p>
    <w:p w14:paraId="6CF11965"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"Recipient": {</w:t>
      </w:r>
    </w:p>
    <w:p w14:paraId="78681D4B"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"Organization": "",</w:t>
      </w:r>
    </w:p>
    <w:p w14:paraId="4D38ABC6"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lastRenderedPageBreak/>
        <w:t xml:space="preserve">            "Prefix": "",</w:t>
      </w:r>
    </w:p>
    <w:p w14:paraId="1222A991"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"FirstName": "",</w:t>
      </w:r>
    </w:p>
    <w:p w14:paraId="56CFE2F6"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"MiddleName": "",</w:t>
      </w:r>
    </w:p>
    <w:p w14:paraId="0042D58E"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"LastName": "",</w:t>
      </w:r>
    </w:p>
    <w:p w14:paraId="1F07686D"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"Suffix": "",</w:t>
      </w:r>
    </w:p>
    <w:p w14:paraId="7A3DEE25"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"Phone": ""</w:t>
      </w:r>
    </w:p>
    <w:p w14:paraId="34E5F3C8"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w:t>
      </w:r>
    </w:p>
    <w:p w14:paraId="74C620AF"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"Address": {</w:t>
      </w:r>
    </w:p>
    <w:p w14:paraId="6FE0E264"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"OptionalLine1AboveStreet": "",</w:t>
      </w:r>
    </w:p>
    <w:p w14:paraId="215A0A3F"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"OptionalLine2AboveStreet": "",</w:t>
      </w:r>
    </w:p>
    <w:p w14:paraId="1647C65E"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"Street": "",</w:t>
      </w:r>
    </w:p>
    <w:p w14:paraId="5A91AF75"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"AptOrSuiteOrOther": "",</w:t>
      </w:r>
    </w:p>
    <w:p w14:paraId="2204F4E5"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"OptionalLine1BelowStreet": "",</w:t>
      </w:r>
    </w:p>
    <w:p w14:paraId="3333C36B"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"OptionalLine2BelowStreet": "",</w:t>
      </w:r>
    </w:p>
    <w:p w14:paraId="63DCAB9F"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"City": "",</w:t>
      </w:r>
    </w:p>
    <w:p w14:paraId="23B0E51B"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"State": "",</w:t>
      </w:r>
    </w:p>
    <w:p w14:paraId="5451F754"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"Zip": "",</w:t>
      </w:r>
    </w:p>
    <w:p w14:paraId="678A2608"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"Country": ""</w:t>
      </w:r>
    </w:p>
    <w:p w14:paraId="39E1FCEA"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w:t>
      </w:r>
    </w:p>
    <w:p w14:paraId="2DB06816"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w:t>
      </w:r>
    </w:p>
    <w:p w14:paraId="6395EDFB"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"CustomInfo": [</w:t>
      </w:r>
    </w:p>
    <w:p w14:paraId="09D795CC"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w:t>
      </w:r>
    </w:p>
    <w:p w14:paraId="2E9A5DE5"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"Key": "",</w:t>
      </w:r>
    </w:p>
    <w:p w14:paraId="7310E92A"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"DataType": 0,</w:t>
      </w:r>
    </w:p>
    <w:p w14:paraId="6ACDDB54"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"Value": ""</w:t>
      </w:r>
    </w:p>
    <w:p w14:paraId="76641515"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w:t>
      </w:r>
    </w:p>
    <w:p w14:paraId="7889B24C" w14:textId="77777777" w:rsidR="00D847C4" w:rsidRPr="00C06B81" w:rsidRDefault="00D847C4" w:rsidP="00D847C4">
      <w:pPr>
        <w:rPr>
          <w:rFonts w:ascii="Times New Roman" w:hAnsi="Times New Roman" w:cs="Times New Roman"/>
        </w:rPr>
      </w:pPr>
      <w:r w:rsidRPr="00C06B81">
        <w:rPr>
          <w:rFonts w:ascii="Times New Roman" w:hAnsi="Times New Roman" w:cs="Times New Roman"/>
        </w:rPr>
        <w:t xml:space="preserve">    ]</w:t>
      </w:r>
    </w:p>
    <w:p w14:paraId="4A2DC3E7" w14:textId="17951A3D" w:rsidR="00D847C4" w:rsidRPr="00C06B81" w:rsidRDefault="00D847C4" w:rsidP="00D847C4">
      <w:pPr>
        <w:rPr>
          <w:rFonts w:ascii="Times New Roman" w:hAnsi="Times New Roman" w:cs="Times New Roman"/>
        </w:rPr>
      </w:pPr>
      <w:r w:rsidRPr="00C06B81">
        <w:rPr>
          <w:rFonts w:ascii="Times New Roman" w:hAnsi="Times New Roman" w:cs="Times New Roman"/>
        </w:rPr>
        <w:t>}</w:t>
      </w:r>
    </w:p>
    <w:p w14:paraId="0F06EAA6" w14:textId="23421A62" w:rsidR="00DF6AB2" w:rsidRPr="00C06B81" w:rsidRDefault="00DF6AB2" w:rsidP="00842059"/>
    <w:p w14:paraId="077CDAB9" w14:textId="12D3DF27" w:rsidR="00DF6AB2" w:rsidRPr="00C06B81" w:rsidRDefault="00DF6AB2" w:rsidP="00C2093E">
      <w:pPr>
        <w:rPr>
          <w:rFonts w:ascii="Times New Roman" w:hAnsi="Times New Roman" w:cs="Times New Roman"/>
        </w:rPr>
      </w:pPr>
    </w:p>
    <w:tbl>
      <w:tblPr>
        <w:tblStyle w:val="TableGrid"/>
        <w:tblW w:w="5000" w:type="pct"/>
        <w:tblLook w:val="04A0" w:firstRow="1" w:lastRow="0" w:firstColumn="1" w:lastColumn="0" w:noHBand="0" w:noVBand="1"/>
      </w:tblPr>
      <w:tblGrid>
        <w:gridCol w:w="1556"/>
        <w:gridCol w:w="7794"/>
      </w:tblGrid>
      <w:tr w:rsidR="00DF6AB2" w:rsidRPr="00C06B81" w14:paraId="1AB215B6" w14:textId="77777777" w:rsidTr="004A42FF">
        <w:trPr>
          <w:trHeight w:val="777"/>
        </w:trPr>
        <w:tc>
          <w:tcPr>
            <w:tcW w:w="832" w:type="pct"/>
          </w:tcPr>
          <w:p w14:paraId="453C503A" w14:textId="77777777" w:rsidR="00DF6AB2" w:rsidRPr="00C06B81" w:rsidRDefault="00DF6AB2" w:rsidP="00C41015">
            <w:pPr>
              <w:jc w:val="center"/>
              <w:rPr>
                <w:rFonts w:ascii="Times New Roman" w:hAnsi="Times New Roman" w:cs="Times New Roman"/>
              </w:rPr>
            </w:pPr>
            <w:r w:rsidRPr="00C06B81">
              <w:rPr>
                <w:rFonts w:ascii="Times New Roman" w:hAnsi="Times New Roman" w:cs="Times New Roman"/>
                <w:noProof/>
                <w:lang w:bidi="ar-SA"/>
              </w:rPr>
              <mc:AlternateContent>
                <mc:Choice Requires="wpg">
                  <w:drawing>
                    <wp:anchor distT="0" distB="0" distL="114300" distR="114300" simplePos="0" relativeHeight="251658246" behindDoc="0" locked="0" layoutInCell="1" allowOverlap="1" wp14:anchorId="3CF7A755" wp14:editId="03DB34E9">
                      <wp:simplePos x="0" y="0"/>
                      <wp:positionH relativeFrom="column">
                        <wp:posOffset>318849</wp:posOffset>
                      </wp:positionH>
                      <wp:positionV relativeFrom="paragraph">
                        <wp:posOffset>133350</wp:posOffset>
                      </wp:positionV>
                      <wp:extent cx="133350" cy="169069"/>
                      <wp:effectExtent l="0" t="0" r="0" b="0"/>
                      <wp:wrapNone/>
                      <wp:docPr id="18" name="Graphic 3" descr="Exclamation mark"/>
                      <wp:cNvGraphicFramePr/>
                      <a:graphic xmlns:a="http://schemas.openxmlformats.org/drawingml/2006/main">
                        <a:graphicData uri="http://schemas.microsoft.com/office/word/2010/wordprocessingGroup">
                          <wpg:wgp>
                            <wpg:cNvGrpSpPr/>
                            <wpg:grpSpPr>
                              <a:xfrm>
                                <a:off x="0" y="0"/>
                                <a:ext cx="133350" cy="169069"/>
                                <a:chOff x="1247775" y="6953250"/>
                                <a:chExt cx="228600" cy="228600"/>
                              </a:xfrm>
                            </wpg:grpSpPr>
                            <wps:wsp>
                              <wps:cNvPr id="20" name="Freeform: Shape 19"/>
                              <wps:cNvSpPr/>
                              <wps:spPr>
                                <a:xfrm>
                                  <a:off x="1348621" y="6972300"/>
                                  <a:ext cx="26194" cy="133350"/>
                                </a:xfrm>
                                <a:custGeom>
                                  <a:avLst/>
                                  <a:gdLst>
                                    <a:gd name="connsiteX0" fmla="*/ 0 w 26193"/>
                                    <a:gd name="connsiteY0" fmla="*/ 0 h 133350"/>
                                    <a:gd name="connsiteX1" fmla="*/ 26908 w 26193"/>
                                    <a:gd name="connsiteY1" fmla="*/ 0 h 133350"/>
                                    <a:gd name="connsiteX2" fmla="*/ 24670 w 26193"/>
                                    <a:gd name="connsiteY2" fmla="*/ 135469 h 133350"/>
                                    <a:gd name="connsiteX3" fmla="*/ 2238 w 26193"/>
                                    <a:gd name="connsiteY3" fmla="*/ 135469 h 133350"/>
                                    <a:gd name="connsiteX4" fmla="*/ 0 w 26193"/>
                                    <a:gd name="connsiteY4" fmla="*/ 0 h 1333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6193" h="133350">
                                      <a:moveTo>
                                        <a:pt x="0" y="0"/>
                                      </a:moveTo>
                                      <a:lnTo>
                                        <a:pt x="26908" y="0"/>
                                      </a:lnTo>
                                      <a:lnTo>
                                        <a:pt x="24670" y="135469"/>
                                      </a:lnTo>
                                      <a:lnTo>
                                        <a:pt x="2238" y="135469"/>
                                      </a:lnTo>
                                      <a:lnTo>
                                        <a:pt x="0" y="0"/>
                                      </a:lnTo>
                                      <a:close/>
                                    </a:path>
                                  </a:pathLst>
                                </a:custGeom>
                                <a:solidFill>
                                  <a:srgbClr val="000000"/>
                                </a:solidFill>
                                <a:ln w="2381"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Freeform: Shape 20"/>
                              <wps:cNvSpPr/>
                              <wps:spPr>
                                <a:xfrm>
                                  <a:off x="1343025" y="7122319"/>
                                  <a:ext cx="38100" cy="38100"/>
                                </a:xfrm>
                                <a:custGeom>
                                  <a:avLst/>
                                  <a:gdLst>
                                    <a:gd name="connsiteX0" fmla="*/ 38100 w 38100"/>
                                    <a:gd name="connsiteY0" fmla="*/ 19050 h 38100"/>
                                    <a:gd name="connsiteX1" fmla="*/ 19050 w 38100"/>
                                    <a:gd name="connsiteY1" fmla="*/ 38100 h 38100"/>
                                    <a:gd name="connsiteX2" fmla="*/ 0 w 38100"/>
                                    <a:gd name="connsiteY2" fmla="*/ 19050 h 38100"/>
                                    <a:gd name="connsiteX3" fmla="*/ 19050 w 38100"/>
                                    <a:gd name="connsiteY3" fmla="*/ 0 h 38100"/>
                                    <a:gd name="connsiteX4" fmla="*/ 38100 w 38100"/>
                                    <a:gd name="connsiteY4" fmla="*/ 19050 h 381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100" h="38100">
                                      <a:moveTo>
                                        <a:pt x="38100" y="19050"/>
                                      </a:moveTo>
                                      <a:cubicBezTo>
                                        <a:pt x="38100" y="29571"/>
                                        <a:pt x="29571" y="38100"/>
                                        <a:pt x="19050" y="38100"/>
                                      </a:cubicBezTo>
                                      <a:cubicBezTo>
                                        <a:pt x="8529" y="38100"/>
                                        <a:pt x="0" y="29571"/>
                                        <a:pt x="0" y="19050"/>
                                      </a:cubicBezTo>
                                      <a:cubicBezTo>
                                        <a:pt x="0" y="8529"/>
                                        <a:pt x="8529" y="0"/>
                                        <a:pt x="19050" y="0"/>
                                      </a:cubicBezTo>
                                      <a:cubicBezTo>
                                        <a:pt x="29571" y="0"/>
                                        <a:pt x="38100" y="8529"/>
                                        <a:pt x="38100" y="19050"/>
                                      </a:cubicBezTo>
                                      <a:close/>
                                    </a:path>
                                  </a:pathLst>
                                </a:custGeom>
                                <a:solidFill>
                                  <a:srgbClr val="000000"/>
                                </a:solidFill>
                                <a:ln w="2381"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ABBADE" id="Graphic 3" o:spid="_x0000_s1026" alt="Exclamation mark" style="position:absolute;margin-left:25.1pt;margin-top:10.5pt;width:10.5pt;height:13.3pt;z-index:251658246;mso-width-relative:margin;mso-height-relative:margin" coordorigin="12477,69532" coordsize="2286,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">
                      <v:shape id="Freeform: Shape 19" o:spid="_x0000_s1027" style="position:absolute;left:13486;top:69723;width:262;height:1333;visibility:visible;mso-wrap-style:square;v-text-anchor:middle" coordsize="26193,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" path="m,l26908,,24670,135469r-22432,l,xe" fillcolor="black" stroked="f" strokeweight=".06614mm">
                        <v:stroke joinstyle="miter"/>
                        <v:path arrowok="t" o:connecttype="custom" o:connectlocs="0,0;26909,0;24671,135469;2238,135469;0,0" o:connectangles="0,0,0,0,0"/>
                      </v:shape>
                      <v:shape id="Freeform: Shape 20" o:spid="_x0000_s1028" style="position:absolute;left:13430;top:71223;width:381;height:381;visibility:visible;mso-wrap-style:square;v-text-anchor:middle"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" path="m38100,19050v,10521,-8529,19050,-19050,19050c8529,38100,,29571,,19050,,8529,8529,,19050,,29571,,38100,8529,38100,19050xe" fillcolor="black" stroked="f" strokeweight=".06614mm">
                        <v:stroke joinstyle="miter"/>
                        <v:path arrowok="t" o:connecttype="custom" o:connectlocs="38100,19050;19050,38100;0,19050;19050,0;38100,19050" o:connectangles="0,0,0,0,0"/>
                      </v:shape>
                    </v:group>
                  </w:pict>
                </mc:Fallback>
              </mc:AlternateContent>
            </w:r>
          </w:p>
        </w:tc>
        <w:tc>
          <w:tcPr>
            <w:tcW w:w="4168" w:type="pct"/>
          </w:tcPr>
          <w:p w14:paraId="38A485E9" w14:textId="41510CA0" w:rsidR="00FF7894" w:rsidRPr="00C06B81" w:rsidRDefault="008B36B3" w:rsidP="00C41015">
            <w:pPr>
              <w:rPr>
                <w:rFonts w:ascii="Times New Roman" w:hAnsi="Times New Roman" w:cs="Times New Roman"/>
              </w:rPr>
            </w:pPr>
            <w:r w:rsidRPr="00C06B81">
              <w:rPr>
                <w:rFonts w:ascii="Times New Roman" w:hAnsi="Times New Roman" w:cs="Times New Roman"/>
                <w:sz w:val="18"/>
                <w:szCs w:val="18"/>
              </w:rPr>
              <w:t xml:space="preserve">Production loans must not be submitted </w:t>
            </w:r>
            <w:r w:rsidR="00FF7894" w:rsidRPr="00C06B81">
              <w:rPr>
                <w:rFonts w:ascii="Times New Roman" w:hAnsi="Times New Roman" w:cs="Times New Roman"/>
                <w:sz w:val="18"/>
                <w:szCs w:val="18"/>
              </w:rPr>
              <w:t xml:space="preserve">in the Test Environments. Test Loans must not be submitted in the Production Environment </w:t>
            </w:r>
          </w:p>
        </w:tc>
      </w:tr>
    </w:tbl>
    <w:p w14:paraId="73222A5D" w14:textId="77777777" w:rsidR="00910C62" w:rsidRPr="00C06B81" w:rsidRDefault="00910C62" w:rsidP="00C2093E">
      <w:pPr>
        <w:rPr>
          <w:rFonts w:ascii="Times New Roman" w:hAnsi="Times New Roman" w:cs="Times New Roman"/>
        </w:rPr>
      </w:pPr>
    </w:p>
    <w:p w14:paraId="1C003DD3" w14:textId="326F2756" w:rsidR="00C736B4" w:rsidRPr="00C06B81" w:rsidRDefault="007E3F38" w:rsidP="005D4CC8">
      <w:pPr>
        <w:pStyle w:val="Heading3"/>
        <w:rPr>
          <w:rFonts w:ascii="Times New Roman" w:hAnsi="Times New Roman" w:cs="Times New Roman"/>
        </w:rPr>
      </w:pPr>
      <w:bookmarkStart w:id="23" w:name="_Toc56634902"/>
      <w:r w:rsidRPr="00C06B81">
        <w:rPr>
          <w:rFonts w:ascii="Times New Roman" w:hAnsi="Times New Roman" w:cs="Times New Roman"/>
        </w:rPr>
        <w:t xml:space="preserve">Data Dictionary </w:t>
      </w:r>
      <w:r w:rsidR="00CF7989" w:rsidRPr="00C06B81">
        <w:rPr>
          <w:rFonts w:ascii="Times New Roman" w:hAnsi="Times New Roman" w:cs="Times New Roman"/>
        </w:rPr>
        <w:t>- Request</w:t>
      </w:r>
      <w:bookmarkEnd w:id="23"/>
      <w:r w:rsidR="005D4CC8" w:rsidRPr="00C06B81">
        <w:rPr>
          <w:rFonts w:ascii="Times New Roman" w:hAnsi="Times New Roman" w:cs="Times New Roman"/>
        </w:rPr>
        <w:br/>
      </w:r>
    </w:p>
    <w:tbl>
      <w:tblPr>
        <w:tblW w:w="5000" w:type="pct"/>
        <w:tblCellMar>
          <w:left w:w="0" w:type="dxa"/>
          <w:right w:w="0" w:type="dxa"/>
        </w:tblCellMar>
        <w:tblLook w:val="04A0" w:firstRow="1" w:lastRow="0" w:firstColumn="1" w:lastColumn="0" w:noHBand="0" w:noVBand="1"/>
      </w:tblPr>
      <w:tblGrid>
        <w:gridCol w:w="2634"/>
        <w:gridCol w:w="1513"/>
        <w:gridCol w:w="3465"/>
        <w:gridCol w:w="1732"/>
      </w:tblGrid>
      <w:tr w:rsidR="00576334" w:rsidRPr="00C06B81" w14:paraId="6CD8FC70" w14:textId="77777777" w:rsidTr="00842059">
        <w:trPr>
          <w:trHeight w:val="266"/>
        </w:trPr>
        <w:tc>
          <w:tcPr>
            <w:tcW w:w="1409"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2B51837A" w14:textId="77777777" w:rsidR="00576334" w:rsidRPr="00C06B81" w:rsidRDefault="00576334"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Parameter</w:t>
            </w:r>
          </w:p>
        </w:tc>
        <w:tc>
          <w:tcPr>
            <w:tcW w:w="810" w:type="pct"/>
            <w:tcBorders>
              <w:top w:val="single" w:sz="6" w:space="0" w:color="C1C7D0"/>
              <w:left w:val="single" w:sz="6" w:space="0" w:color="C1C7D0"/>
              <w:bottom w:val="single" w:sz="6" w:space="0" w:color="C1C7D0"/>
              <w:right w:val="single" w:sz="6" w:space="0" w:color="C1C7D0"/>
            </w:tcBorders>
            <w:shd w:val="clear" w:color="auto" w:fill="F4F5F7"/>
          </w:tcPr>
          <w:p w14:paraId="330EAB64" w14:textId="4EAB8580" w:rsidR="00576334" w:rsidRPr="00C06B81" w:rsidRDefault="00576334"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Data Type</w:t>
            </w:r>
          </w:p>
        </w:tc>
        <w:tc>
          <w:tcPr>
            <w:tcW w:w="1854"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712DBC61" w14:textId="37578178" w:rsidR="00576334" w:rsidRPr="00C06B81" w:rsidRDefault="00576334" w:rsidP="00933907">
            <w:pPr>
              <w:rPr>
                <w:rFonts w:ascii="Times New Roman" w:eastAsia="Times New Roman" w:hAnsi="Times New Roman" w:cs="Times New Roman"/>
              </w:rPr>
            </w:pPr>
            <w:r w:rsidRPr="00C06B81">
              <w:rPr>
                <w:rFonts w:ascii="Times New Roman" w:eastAsia="Times New Roman" w:hAnsi="Times New Roman" w:cs="Times New Roman"/>
                <w:b/>
                <w:bCs/>
                <w:color w:val="172B4D"/>
              </w:rPr>
              <w:t>Comments</w:t>
            </w:r>
            <w:r w:rsidRPr="00C06B81">
              <w:rPr>
                <w:rFonts w:ascii="Times New Roman" w:eastAsia="Times New Roman" w:hAnsi="Times New Roman" w:cs="Times New Roman"/>
              </w:rPr>
              <w:t xml:space="preserve"> </w:t>
            </w:r>
          </w:p>
        </w:tc>
        <w:tc>
          <w:tcPr>
            <w:tcW w:w="927"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02A0C602" w14:textId="00AE9DAF" w:rsidR="00576334" w:rsidRPr="00C06B81" w:rsidRDefault="00DE1131"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Conditionality</w:t>
            </w:r>
          </w:p>
        </w:tc>
      </w:tr>
      <w:tr w:rsidR="005E7847" w:rsidRPr="00C06B81" w14:paraId="198262E2" w14:textId="77777777" w:rsidTr="00842059">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4CFC6D1" w14:textId="75BA816F" w:rsidR="005E7847" w:rsidRPr="00C06B81" w:rsidRDefault="00FF3344" w:rsidP="00933907">
            <w:pPr>
              <w:rPr>
                <w:rFonts w:ascii="Times New Roman" w:eastAsia="Times New Roman" w:hAnsi="Times New Roman" w:cs="Times New Roman"/>
              </w:rPr>
            </w:pPr>
            <w:r>
              <w:rPr>
                <w:rFonts w:ascii="Times New Roman" w:eastAsia="Times New Roman" w:hAnsi="Times New Roman" w:cs="Times New Roman"/>
              </w:rPr>
              <w:t>Id</w:t>
            </w:r>
          </w:p>
        </w:tc>
        <w:tc>
          <w:tcPr>
            <w:tcW w:w="810" w:type="pct"/>
            <w:tcBorders>
              <w:top w:val="single" w:sz="6" w:space="0" w:color="C1C7D0"/>
              <w:left w:val="single" w:sz="6" w:space="0" w:color="C1C7D0"/>
              <w:bottom w:val="single" w:sz="6" w:space="0" w:color="C1C7D0"/>
              <w:right w:val="single" w:sz="6" w:space="0" w:color="C1C7D0"/>
            </w:tcBorders>
          </w:tcPr>
          <w:p w14:paraId="420B1053" w14:textId="433DD804" w:rsidR="005E7847" w:rsidRPr="00C06B81" w:rsidRDefault="00FF3344" w:rsidP="00933907">
            <w:pPr>
              <w:rPr>
                <w:rFonts w:ascii="Times New Roman" w:eastAsia="Times New Roman" w:hAnsi="Times New Roman" w:cs="Times New Roman"/>
              </w:rPr>
            </w:pPr>
            <w:r>
              <w:rPr>
                <w:rFonts w:ascii="Times New Roman" w:eastAsia="Times New Roman" w:hAnsi="Times New Roman" w:cs="Times New Roman"/>
              </w:rPr>
              <w:t>String</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D7E162C" w14:textId="3694D8C9" w:rsidR="005E7847" w:rsidRPr="00C06B81" w:rsidRDefault="00FF3344" w:rsidP="00933907">
            <w:pPr>
              <w:rPr>
                <w:rFonts w:ascii="Times New Roman" w:eastAsia="Times New Roman" w:hAnsi="Times New Roman" w:cs="Times New Roman"/>
              </w:rPr>
            </w:pPr>
            <w:r>
              <w:rPr>
                <w:rFonts w:ascii="Times New Roman" w:eastAsia="Times New Roman" w:hAnsi="Times New Roman" w:cs="Times New Roman"/>
              </w:rPr>
              <w:t>Globally Unique Identifier (GUID)</w:t>
            </w: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9255D8B" w14:textId="071C4AF7" w:rsidR="005E7847" w:rsidRPr="00C06B81" w:rsidRDefault="00FF3344" w:rsidP="00933907">
            <w:pPr>
              <w:rPr>
                <w:rFonts w:ascii="Times New Roman" w:eastAsia="Times New Roman" w:hAnsi="Times New Roman" w:cs="Times New Roman"/>
              </w:rPr>
            </w:pPr>
            <w:r>
              <w:rPr>
                <w:rFonts w:ascii="Times New Roman" w:eastAsia="Times New Roman" w:hAnsi="Times New Roman" w:cs="Times New Roman"/>
              </w:rPr>
              <w:t>Required</w:t>
            </w:r>
          </w:p>
        </w:tc>
      </w:tr>
      <w:tr w:rsidR="00576334" w:rsidRPr="00C06B81" w14:paraId="002F2B94" w14:textId="77777777" w:rsidTr="00842059">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2BD5F3A" w14:textId="77777777" w:rsidR="00576334" w:rsidRPr="00C06B81" w:rsidRDefault="00576334" w:rsidP="00933907">
            <w:pPr>
              <w:rPr>
                <w:rFonts w:ascii="Times New Roman" w:eastAsia="Times New Roman" w:hAnsi="Times New Roman" w:cs="Times New Roman"/>
              </w:rPr>
            </w:pPr>
            <w:r w:rsidRPr="00C06B81">
              <w:rPr>
                <w:rFonts w:ascii="Times New Roman" w:eastAsia="Times New Roman" w:hAnsi="Times New Roman" w:cs="Times New Roman"/>
              </w:rPr>
              <w:t>ClientCode</w:t>
            </w:r>
          </w:p>
        </w:tc>
        <w:tc>
          <w:tcPr>
            <w:tcW w:w="810" w:type="pct"/>
            <w:tcBorders>
              <w:top w:val="single" w:sz="6" w:space="0" w:color="C1C7D0"/>
              <w:left w:val="single" w:sz="6" w:space="0" w:color="C1C7D0"/>
              <w:bottom w:val="single" w:sz="6" w:space="0" w:color="C1C7D0"/>
              <w:right w:val="single" w:sz="6" w:space="0" w:color="C1C7D0"/>
            </w:tcBorders>
          </w:tcPr>
          <w:p w14:paraId="7BB51320" w14:textId="7B1169A9" w:rsidR="00576334" w:rsidRPr="00C06B81" w:rsidRDefault="00576334" w:rsidP="00933907">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5FB07F3" w14:textId="27A4E36A" w:rsidR="00576334" w:rsidRPr="00C06B81" w:rsidRDefault="00576334" w:rsidP="00933907">
            <w:pPr>
              <w:rPr>
                <w:rFonts w:ascii="Times New Roman" w:eastAsia="Times New Roman" w:hAnsi="Times New Roman" w:cs="Times New Roman"/>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A6CEF90" w14:textId="61A3EF80" w:rsidR="00576334" w:rsidRPr="00C06B81" w:rsidRDefault="00485B89" w:rsidP="00933907">
            <w:pPr>
              <w:rPr>
                <w:rFonts w:ascii="Times New Roman" w:eastAsia="Times New Roman" w:hAnsi="Times New Roman" w:cs="Times New Roman"/>
              </w:rPr>
            </w:pPr>
            <w:r w:rsidRPr="00C06B81">
              <w:rPr>
                <w:rFonts w:ascii="Times New Roman" w:eastAsia="Times New Roman" w:hAnsi="Times New Roman" w:cs="Times New Roman"/>
              </w:rPr>
              <w:t>Required</w:t>
            </w:r>
          </w:p>
        </w:tc>
      </w:tr>
      <w:tr w:rsidR="00576334" w:rsidRPr="00C06B81" w14:paraId="2E3A1010" w14:textId="77777777" w:rsidTr="00842059">
        <w:trPr>
          <w:trHeight w:val="279"/>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DEA5EFD" w14:textId="77777777" w:rsidR="00576334" w:rsidRPr="00C06B81" w:rsidRDefault="00576334" w:rsidP="00933907">
            <w:pPr>
              <w:rPr>
                <w:rFonts w:ascii="Times New Roman" w:eastAsia="Times New Roman" w:hAnsi="Times New Roman" w:cs="Times New Roman"/>
              </w:rPr>
            </w:pPr>
            <w:r w:rsidRPr="00C06B81">
              <w:rPr>
                <w:rFonts w:ascii="Times New Roman" w:eastAsia="Times New Roman" w:hAnsi="Times New Roman" w:cs="Times New Roman"/>
              </w:rPr>
              <w:t>BusinessFriendlyIdName</w:t>
            </w:r>
          </w:p>
        </w:tc>
        <w:tc>
          <w:tcPr>
            <w:tcW w:w="810" w:type="pct"/>
            <w:tcBorders>
              <w:top w:val="single" w:sz="6" w:space="0" w:color="C1C7D0"/>
              <w:left w:val="single" w:sz="6" w:space="0" w:color="C1C7D0"/>
              <w:bottom w:val="single" w:sz="6" w:space="0" w:color="C1C7D0"/>
              <w:right w:val="single" w:sz="6" w:space="0" w:color="C1C7D0"/>
            </w:tcBorders>
          </w:tcPr>
          <w:p w14:paraId="5465288F" w14:textId="660F5F45" w:rsidR="00576334" w:rsidRPr="00C06B81" w:rsidRDefault="00576334" w:rsidP="00933907">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34ACD5B" w14:textId="45010D39" w:rsidR="00576334" w:rsidRPr="00C06B81" w:rsidRDefault="00576334" w:rsidP="00933907">
            <w:pPr>
              <w:rPr>
                <w:rFonts w:ascii="Times New Roman" w:eastAsia="Times New Roman" w:hAnsi="Times New Roman" w:cs="Times New Roman"/>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7B4CD70" w14:textId="2171F4F0" w:rsidR="00576334" w:rsidRPr="00C06B81" w:rsidRDefault="00E538DA" w:rsidP="00933907">
            <w:pPr>
              <w:rPr>
                <w:rFonts w:ascii="Times New Roman" w:eastAsia="Times New Roman" w:hAnsi="Times New Roman" w:cs="Times New Roman"/>
              </w:rPr>
            </w:pPr>
            <w:r>
              <w:rPr>
                <w:rFonts w:ascii="Times New Roman" w:eastAsia="Times New Roman" w:hAnsi="Times New Roman" w:cs="Times New Roman"/>
              </w:rPr>
              <w:t>Required</w:t>
            </w:r>
          </w:p>
        </w:tc>
      </w:tr>
      <w:tr w:rsidR="00576334" w:rsidRPr="00C06B81" w14:paraId="0D02984E" w14:textId="77777777" w:rsidTr="00842059">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C6A8B99" w14:textId="77777777" w:rsidR="00576334" w:rsidRPr="00C06B81" w:rsidRDefault="00576334" w:rsidP="00933907">
            <w:pPr>
              <w:rPr>
                <w:rFonts w:ascii="Times New Roman" w:eastAsia="Times New Roman" w:hAnsi="Times New Roman" w:cs="Times New Roman"/>
              </w:rPr>
            </w:pPr>
            <w:r w:rsidRPr="00C06B81">
              <w:rPr>
                <w:rFonts w:ascii="Times New Roman" w:eastAsia="Times New Roman" w:hAnsi="Times New Roman" w:cs="Times New Roman"/>
              </w:rPr>
              <w:t>BusinessFriendlyIdValue</w:t>
            </w:r>
          </w:p>
        </w:tc>
        <w:tc>
          <w:tcPr>
            <w:tcW w:w="810" w:type="pct"/>
            <w:tcBorders>
              <w:top w:val="single" w:sz="6" w:space="0" w:color="C1C7D0"/>
              <w:left w:val="single" w:sz="6" w:space="0" w:color="C1C7D0"/>
              <w:bottom w:val="single" w:sz="6" w:space="0" w:color="C1C7D0"/>
              <w:right w:val="single" w:sz="6" w:space="0" w:color="C1C7D0"/>
            </w:tcBorders>
          </w:tcPr>
          <w:p w14:paraId="1BA06D3D" w14:textId="76C6C30A" w:rsidR="00576334" w:rsidRPr="00C06B81" w:rsidRDefault="00576334" w:rsidP="00933907">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E7A4E37" w14:textId="4A723D24" w:rsidR="00576334" w:rsidRPr="00C06B81" w:rsidRDefault="00576334" w:rsidP="00933907">
            <w:pPr>
              <w:rPr>
                <w:rFonts w:ascii="Times New Roman" w:eastAsia="Times New Roman" w:hAnsi="Times New Roman" w:cs="Times New Roman"/>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5176175" w14:textId="42B532E2" w:rsidR="00576334" w:rsidRPr="00C06B81" w:rsidRDefault="00E538DA" w:rsidP="00933907">
            <w:pPr>
              <w:rPr>
                <w:rFonts w:ascii="Times New Roman" w:eastAsia="Times New Roman" w:hAnsi="Times New Roman" w:cs="Times New Roman"/>
              </w:rPr>
            </w:pPr>
            <w:r>
              <w:rPr>
                <w:rFonts w:ascii="Times New Roman" w:eastAsia="Times New Roman" w:hAnsi="Times New Roman" w:cs="Times New Roman"/>
              </w:rPr>
              <w:t>Required</w:t>
            </w:r>
          </w:p>
        </w:tc>
      </w:tr>
      <w:tr w:rsidR="00576334" w:rsidRPr="00C06B81" w14:paraId="66118844" w14:textId="77777777" w:rsidTr="00842059">
        <w:trPr>
          <w:trHeight w:val="279"/>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954BF3F" w14:textId="77777777" w:rsidR="00576334" w:rsidRPr="00C06B81" w:rsidRDefault="00576334" w:rsidP="00933907">
            <w:pPr>
              <w:rPr>
                <w:rFonts w:ascii="Times New Roman" w:eastAsia="Times New Roman" w:hAnsi="Times New Roman" w:cs="Times New Roman"/>
              </w:rPr>
            </w:pPr>
            <w:r w:rsidRPr="00C06B81">
              <w:rPr>
                <w:rFonts w:ascii="Times New Roman" w:eastAsia="Times New Roman" w:hAnsi="Times New Roman" w:cs="Times New Roman"/>
              </w:rPr>
              <w:t>DocumentOrPackageType</w:t>
            </w:r>
          </w:p>
        </w:tc>
        <w:tc>
          <w:tcPr>
            <w:tcW w:w="810" w:type="pct"/>
            <w:tcBorders>
              <w:top w:val="single" w:sz="6" w:space="0" w:color="C1C7D0"/>
              <w:left w:val="single" w:sz="6" w:space="0" w:color="C1C7D0"/>
              <w:bottom w:val="single" w:sz="6" w:space="0" w:color="C1C7D0"/>
              <w:right w:val="single" w:sz="6" w:space="0" w:color="C1C7D0"/>
            </w:tcBorders>
          </w:tcPr>
          <w:p w14:paraId="09946DC1" w14:textId="423542D4" w:rsidR="00576334" w:rsidRPr="00C06B81" w:rsidRDefault="00576334" w:rsidP="00933907">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339A542" w14:textId="465A1996" w:rsidR="00576334" w:rsidRPr="00C06B81" w:rsidRDefault="00576334" w:rsidP="00933907">
            <w:pPr>
              <w:rPr>
                <w:rFonts w:ascii="Times New Roman" w:eastAsia="Times New Roman" w:hAnsi="Times New Roman" w:cs="Times New Roman"/>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585B8DB" w14:textId="300941CF" w:rsidR="00576334" w:rsidRPr="00C06B81" w:rsidRDefault="00E538DA" w:rsidP="00933907">
            <w:pPr>
              <w:rPr>
                <w:rFonts w:ascii="Times New Roman" w:eastAsia="Times New Roman" w:hAnsi="Times New Roman" w:cs="Times New Roman"/>
              </w:rPr>
            </w:pPr>
            <w:r>
              <w:rPr>
                <w:rFonts w:ascii="Times New Roman" w:eastAsia="Times New Roman" w:hAnsi="Times New Roman" w:cs="Times New Roman"/>
              </w:rPr>
              <w:t>Required</w:t>
            </w:r>
          </w:p>
        </w:tc>
      </w:tr>
      <w:tr w:rsidR="00576334" w:rsidRPr="00C06B81" w14:paraId="4F5F5F4C" w14:textId="77777777" w:rsidTr="00842059">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E91E8DA" w14:textId="77777777" w:rsidR="00576334" w:rsidRPr="00C06B81" w:rsidRDefault="00576334" w:rsidP="00933907">
            <w:pPr>
              <w:rPr>
                <w:rFonts w:ascii="Times New Roman" w:eastAsia="Times New Roman" w:hAnsi="Times New Roman" w:cs="Times New Roman"/>
                <w:b/>
              </w:rPr>
            </w:pPr>
            <w:r w:rsidRPr="00C06B81">
              <w:rPr>
                <w:rFonts w:ascii="Times New Roman" w:eastAsia="Times New Roman" w:hAnsi="Times New Roman" w:cs="Times New Roman"/>
                <w:b/>
              </w:rPr>
              <w:t>DocumentOrPackage</w:t>
            </w:r>
          </w:p>
        </w:tc>
        <w:tc>
          <w:tcPr>
            <w:tcW w:w="810" w:type="pct"/>
            <w:tcBorders>
              <w:top w:val="single" w:sz="6" w:space="0" w:color="C1C7D0"/>
              <w:left w:val="single" w:sz="6" w:space="0" w:color="C1C7D0"/>
              <w:bottom w:val="single" w:sz="6" w:space="0" w:color="C1C7D0"/>
              <w:right w:val="single" w:sz="6" w:space="0" w:color="C1C7D0"/>
            </w:tcBorders>
          </w:tcPr>
          <w:p w14:paraId="7D1122DC" w14:textId="7A6459A5" w:rsidR="00576334" w:rsidRPr="00C06B81" w:rsidRDefault="00576334" w:rsidP="00933907">
            <w:pPr>
              <w:rPr>
                <w:rFonts w:ascii="Times New Roman" w:eastAsia="Times New Roman" w:hAnsi="Times New Roman" w:cs="Times New Roman"/>
              </w:rPr>
            </w:pPr>
            <w:r w:rsidRPr="00C06B81">
              <w:rPr>
                <w:rFonts w:ascii="Times New Roman" w:eastAsia="Times New Roman" w:hAnsi="Times New Roman" w:cs="Times New Roman"/>
              </w:rPr>
              <w:t>Object</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E9ED9C5" w14:textId="08032E3A" w:rsidR="00576334" w:rsidRPr="00C06B81" w:rsidRDefault="00576334" w:rsidP="00933907">
            <w:pPr>
              <w:rPr>
                <w:rFonts w:ascii="Times New Roman" w:eastAsia="Times New Roman" w:hAnsi="Times New Roman" w:cs="Times New Roman"/>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F154E08" w14:textId="7E3CC541" w:rsidR="00576334" w:rsidRPr="00C06B81" w:rsidRDefault="00485B89" w:rsidP="00933907">
            <w:pPr>
              <w:rPr>
                <w:rFonts w:ascii="Times New Roman" w:eastAsia="Times New Roman" w:hAnsi="Times New Roman" w:cs="Times New Roman"/>
              </w:rPr>
            </w:pPr>
            <w:r w:rsidRPr="00C06B81">
              <w:rPr>
                <w:rFonts w:ascii="Times New Roman" w:eastAsia="Times New Roman" w:hAnsi="Times New Roman" w:cs="Times New Roman"/>
              </w:rPr>
              <w:t>Required</w:t>
            </w:r>
          </w:p>
        </w:tc>
      </w:tr>
      <w:tr w:rsidR="00576334" w:rsidRPr="00C06B81" w14:paraId="7FA09E21" w14:textId="77777777" w:rsidTr="00842059">
        <w:trPr>
          <w:trHeight w:val="279"/>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A7A10DF" w14:textId="77777777" w:rsidR="00576334" w:rsidRPr="00C06B81" w:rsidRDefault="00576334" w:rsidP="00933907">
            <w:pPr>
              <w:rPr>
                <w:rFonts w:ascii="Times New Roman" w:eastAsia="Times New Roman" w:hAnsi="Times New Roman" w:cs="Times New Roman"/>
                <w:b/>
              </w:rPr>
            </w:pPr>
            <w:r w:rsidRPr="00C06B81">
              <w:rPr>
                <w:rFonts w:ascii="Times New Roman" w:eastAsia="Times New Roman" w:hAnsi="Times New Roman" w:cs="Times New Roman"/>
                <w:b/>
              </w:rPr>
              <w:t>eDelivery</w:t>
            </w:r>
          </w:p>
        </w:tc>
        <w:tc>
          <w:tcPr>
            <w:tcW w:w="810" w:type="pct"/>
            <w:tcBorders>
              <w:top w:val="single" w:sz="6" w:space="0" w:color="C1C7D0"/>
              <w:left w:val="single" w:sz="6" w:space="0" w:color="C1C7D0"/>
              <w:bottom w:val="single" w:sz="6" w:space="0" w:color="C1C7D0"/>
              <w:right w:val="single" w:sz="6" w:space="0" w:color="C1C7D0"/>
            </w:tcBorders>
          </w:tcPr>
          <w:p w14:paraId="227D1AD9" w14:textId="0BECBE81" w:rsidR="00576334" w:rsidRPr="00C06B81" w:rsidRDefault="00576334" w:rsidP="00933907">
            <w:pPr>
              <w:rPr>
                <w:rFonts w:ascii="Times New Roman" w:eastAsia="Times New Roman" w:hAnsi="Times New Roman" w:cs="Times New Roman"/>
              </w:rPr>
            </w:pPr>
            <w:r w:rsidRPr="00C06B81">
              <w:rPr>
                <w:rFonts w:ascii="Times New Roman" w:eastAsia="Times New Roman" w:hAnsi="Times New Roman" w:cs="Times New Roman"/>
              </w:rPr>
              <w:t>Object</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7E5F801" w14:textId="03BDC6B7" w:rsidR="00576334" w:rsidRPr="00C06B81" w:rsidRDefault="00576334" w:rsidP="00933907">
            <w:pPr>
              <w:rPr>
                <w:rFonts w:ascii="Times New Roman" w:eastAsia="Times New Roman" w:hAnsi="Times New Roman" w:cs="Times New Roman"/>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C6812A8" w14:textId="02AD4D00" w:rsidR="00576334" w:rsidRPr="00C06B81" w:rsidRDefault="003C230D" w:rsidP="00933907">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576334" w:rsidRPr="00C06B81" w14:paraId="17F86A19" w14:textId="77777777" w:rsidTr="00842059">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5EB25B0" w14:textId="77777777" w:rsidR="00576334" w:rsidRPr="00C06B81" w:rsidRDefault="00576334" w:rsidP="00111FAB">
            <w:pPr>
              <w:rPr>
                <w:rFonts w:ascii="Times New Roman" w:eastAsia="Times New Roman" w:hAnsi="Times New Roman" w:cs="Times New Roman"/>
                <w:b/>
              </w:rPr>
            </w:pPr>
            <w:r w:rsidRPr="00C06B81">
              <w:rPr>
                <w:rFonts w:ascii="Times New Roman" w:eastAsia="Times New Roman" w:hAnsi="Times New Roman" w:cs="Times New Roman"/>
                <w:b/>
              </w:rPr>
              <w:t>RecipientInfo</w:t>
            </w:r>
          </w:p>
        </w:tc>
        <w:tc>
          <w:tcPr>
            <w:tcW w:w="810" w:type="pct"/>
            <w:tcBorders>
              <w:top w:val="single" w:sz="6" w:space="0" w:color="C1C7D0"/>
              <w:left w:val="single" w:sz="6" w:space="0" w:color="C1C7D0"/>
              <w:bottom w:val="single" w:sz="6" w:space="0" w:color="C1C7D0"/>
              <w:right w:val="single" w:sz="6" w:space="0" w:color="C1C7D0"/>
            </w:tcBorders>
          </w:tcPr>
          <w:p w14:paraId="3E3AFA2F" w14:textId="115C4B72" w:rsidR="00576334" w:rsidRPr="00C06B81" w:rsidRDefault="00576334" w:rsidP="00111FAB">
            <w:pPr>
              <w:rPr>
                <w:rFonts w:ascii="Times New Roman" w:eastAsia="Times New Roman" w:hAnsi="Times New Roman" w:cs="Times New Roman"/>
              </w:rPr>
            </w:pPr>
            <w:r w:rsidRPr="00C06B81">
              <w:rPr>
                <w:rFonts w:ascii="Times New Roman" w:eastAsia="Times New Roman" w:hAnsi="Times New Roman" w:cs="Times New Roman"/>
              </w:rPr>
              <w:t>Object</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9119BB7" w14:textId="69BACC42" w:rsidR="00576334" w:rsidRPr="00C06B81" w:rsidRDefault="00576334" w:rsidP="00111FAB">
            <w:pPr>
              <w:rPr>
                <w:rFonts w:ascii="Times New Roman" w:eastAsia="Times New Roman" w:hAnsi="Times New Roman" w:cs="Times New Roman"/>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38F9FF5" w14:textId="504F94F6" w:rsidR="00576334" w:rsidRPr="00C06B81" w:rsidRDefault="003C230D" w:rsidP="00111FAB">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576334" w:rsidRPr="00C06B81" w14:paraId="3F47D330" w14:textId="77777777" w:rsidTr="00842059">
        <w:trPr>
          <w:trHeight w:val="279"/>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38DB2FF" w14:textId="77777777" w:rsidR="00576334" w:rsidRPr="00C06B81" w:rsidRDefault="00576334" w:rsidP="00111FAB">
            <w:pPr>
              <w:rPr>
                <w:rFonts w:ascii="Times New Roman" w:eastAsia="Times New Roman" w:hAnsi="Times New Roman" w:cs="Times New Roman"/>
                <w:b/>
              </w:rPr>
            </w:pPr>
            <w:r w:rsidRPr="00C06B81">
              <w:rPr>
                <w:rFonts w:ascii="Times New Roman" w:eastAsia="Times New Roman" w:hAnsi="Times New Roman" w:cs="Times New Roman"/>
                <w:b/>
              </w:rPr>
              <w:t>ReturnInfo</w:t>
            </w:r>
          </w:p>
        </w:tc>
        <w:tc>
          <w:tcPr>
            <w:tcW w:w="810" w:type="pct"/>
            <w:tcBorders>
              <w:top w:val="single" w:sz="6" w:space="0" w:color="C1C7D0"/>
              <w:left w:val="single" w:sz="6" w:space="0" w:color="C1C7D0"/>
              <w:bottom w:val="single" w:sz="6" w:space="0" w:color="C1C7D0"/>
              <w:right w:val="single" w:sz="6" w:space="0" w:color="C1C7D0"/>
            </w:tcBorders>
          </w:tcPr>
          <w:p w14:paraId="0611889B" w14:textId="1CC70DF6" w:rsidR="00576334" w:rsidRPr="00C06B81" w:rsidRDefault="00576334" w:rsidP="00111FAB">
            <w:pPr>
              <w:rPr>
                <w:rFonts w:ascii="Times New Roman" w:eastAsia="Times New Roman" w:hAnsi="Times New Roman" w:cs="Times New Roman"/>
              </w:rPr>
            </w:pPr>
            <w:r w:rsidRPr="00C06B81">
              <w:rPr>
                <w:rFonts w:ascii="Times New Roman" w:eastAsia="Times New Roman" w:hAnsi="Times New Roman" w:cs="Times New Roman"/>
              </w:rPr>
              <w:t>Object</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E18AB0A" w14:textId="6B891C5A" w:rsidR="00576334" w:rsidRPr="00C06B81" w:rsidRDefault="00576334" w:rsidP="00111FAB">
            <w:pPr>
              <w:rPr>
                <w:rFonts w:ascii="Times New Roman" w:eastAsia="Times New Roman" w:hAnsi="Times New Roman" w:cs="Times New Roman"/>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36686A1" w14:textId="167DE3E8" w:rsidR="00576334" w:rsidRPr="00C06B81" w:rsidRDefault="003C230D" w:rsidP="00111FAB">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576334" w:rsidRPr="00C06B81" w14:paraId="1A86D0A0" w14:textId="77777777" w:rsidTr="00842059">
        <w:trPr>
          <w:trHeight w:val="255"/>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vAlign w:val="bottom"/>
          </w:tcPr>
          <w:p w14:paraId="0C613429" w14:textId="77777777" w:rsidR="00576334" w:rsidRPr="00C06B81" w:rsidRDefault="00576334" w:rsidP="00111FAB">
            <w:pPr>
              <w:rPr>
                <w:rFonts w:ascii="Times New Roman" w:hAnsi="Times New Roman" w:cs="Times New Roman"/>
                <w:b/>
                <w:color w:val="000000"/>
              </w:rPr>
            </w:pPr>
            <w:r w:rsidRPr="00C06B81">
              <w:rPr>
                <w:rFonts w:ascii="Times New Roman" w:hAnsi="Times New Roman" w:cs="Times New Roman"/>
                <w:b/>
                <w:color w:val="000000"/>
              </w:rPr>
              <w:t>MailPieceCustomInfo</w:t>
            </w:r>
          </w:p>
        </w:tc>
        <w:tc>
          <w:tcPr>
            <w:tcW w:w="810" w:type="pct"/>
            <w:tcBorders>
              <w:top w:val="single" w:sz="6" w:space="0" w:color="C1C7D0"/>
              <w:left w:val="single" w:sz="6" w:space="0" w:color="C1C7D0"/>
              <w:bottom w:val="single" w:sz="6" w:space="0" w:color="C1C7D0"/>
              <w:right w:val="single" w:sz="6" w:space="0" w:color="C1C7D0"/>
            </w:tcBorders>
          </w:tcPr>
          <w:p w14:paraId="26A92483" w14:textId="1B6F5D07" w:rsidR="00576334" w:rsidRPr="00C06B81" w:rsidRDefault="00576334" w:rsidP="00111FAB">
            <w:pPr>
              <w:rPr>
                <w:rFonts w:ascii="Times New Roman" w:eastAsia="Times New Roman" w:hAnsi="Times New Roman" w:cs="Times New Roman"/>
              </w:rPr>
            </w:pPr>
            <w:r w:rsidRPr="00C06B81">
              <w:rPr>
                <w:rFonts w:ascii="Times New Roman" w:eastAsia="Times New Roman" w:hAnsi="Times New Roman" w:cs="Times New Roman"/>
              </w:rPr>
              <w:t>Object</w:t>
            </w:r>
          </w:p>
        </w:tc>
        <w:tc>
          <w:tcPr>
            <w:tcW w:w="185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81AC31E" w14:textId="151BFF2A" w:rsidR="00576334" w:rsidRPr="00C06B81" w:rsidRDefault="00576334" w:rsidP="00111FAB">
            <w:pPr>
              <w:rPr>
                <w:rFonts w:ascii="Times New Roman" w:eastAsia="Times New Roman" w:hAnsi="Times New Roman" w:cs="Times New Roman"/>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5BC0E8C" w14:textId="7D0A7F73" w:rsidR="00576334" w:rsidRPr="00C06B81" w:rsidRDefault="003C230D" w:rsidP="00111FAB">
            <w:pPr>
              <w:rPr>
                <w:rFonts w:ascii="Times New Roman" w:eastAsia="Times New Roman" w:hAnsi="Times New Roman" w:cs="Times New Roman"/>
              </w:rPr>
            </w:pPr>
            <w:r w:rsidRPr="00C06B81">
              <w:rPr>
                <w:rFonts w:ascii="Times New Roman" w:eastAsia="Times New Roman" w:hAnsi="Times New Roman" w:cs="Times New Roman"/>
              </w:rPr>
              <w:t>Optional</w:t>
            </w:r>
          </w:p>
        </w:tc>
      </w:tr>
    </w:tbl>
    <w:p w14:paraId="40FE53B4" w14:textId="77777777" w:rsidR="000D73B5" w:rsidRPr="00C06B81" w:rsidRDefault="000D73B5" w:rsidP="000D73B5">
      <w:pPr>
        <w:pStyle w:val="NormalWeb"/>
        <w:spacing w:before="150" w:beforeAutospacing="0" w:after="0" w:afterAutospacing="0"/>
      </w:pPr>
    </w:p>
    <w:p w14:paraId="249F99DA" w14:textId="7084020E" w:rsidR="000D73B5" w:rsidRPr="00C06B81" w:rsidRDefault="000D73B5" w:rsidP="000D73B5">
      <w:pPr>
        <w:rPr>
          <w:rFonts w:ascii="Times New Roman" w:hAnsi="Times New Roman" w:cs="Times New Roman"/>
        </w:rPr>
      </w:pPr>
      <w:r w:rsidRPr="00C06B81">
        <w:rPr>
          <w:rFonts w:ascii="Times New Roman" w:hAnsi="Times New Roman" w:cs="Times New Roman"/>
        </w:rPr>
        <w:t>DocumentOrPackage</w:t>
      </w:r>
    </w:p>
    <w:tbl>
      <w:tblPr>
        <w:tblW w:w="5000" w:type="pct"/>
        <w:tblCellMar>
          <w:left w:w="0" w:type="dxa"/>
          <w:right w:w="0" w:type="dxa"/>
        </w:tblCellMar>
        <w:tblLook w:val="04A0" w:firstRow="1" w:lastRow="0" w:firstColumn="1" w:lastColumn="0" w:noHBand="0" w:noVBand="1"/>
      </w:tblPr>
      <w:tblGrid>
        <w:gridCol w:w="2496"/>
        <w:gridCol w:w="1144"/>
        <w:gridCol w:w="1927"/>
        <w:gridCol w:w="1850"/>
        <w:gridCol w:w="1927"/>
      </w:tblGrid>
      <w:tr w:rsidR="00576334" w:rsidRPr="00C06B81" w14:paraId="135BDD14" w14:textId="77777777" w:rsidTr="0069056B">
        <w:trPr>
          <w:trHeight w:val="356"/>
        </w:trPr>
        <w:tc>
          <w:tcPr>
            <w:tcW w:w="1336"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758040A2" w14:textId="77777777" w:rsidR="00576334" w:rsidRPr="00C06B81" w:rsidRDefault="00576334"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Parameter</w:t>
            </w:r>
          </w:p>
        </w:tc>
        <w:tc>
          <w:tcPr>
            <w:tcW w:w="612" w:type="pct"/>
            <w:tcBorders>
              <w:top w:val="single" w:sz="6" w:space="0" w:color="C1C7D0"/>
              <w:left w:val="single" w:sz="6" w:space="0" w:color="C1C7D0"/>
              <w:bottom w:val="single" w:sz="6" w:space="0" w:color="C1C7D0"/>
              <w:right w:val="single" w:sz="6" w:space="0" w:color="C1C7D0"/>
            </w:tcBorders>
            <w:shd w:val="clear" w:color="auto" w:fill="F4F5F7"/>
          </w:tcPr>
          <w:p w14:paraId="172A226B" w14:textId="22E670FE" w:rsidR="00576334" w:rsidRPr="00C06B81" w:rsidRDefault="00576334"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Data Type</w:t>
            </w:r>
          </w:p>
        </w:tc>
        <w:tc>
          <w:tcPr>
            <w:tcW w:w="2021" w:type="pct"/>
            <w:gridSpan w:val="2"/>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543C791E" w14:textId="13C567C1" w:rsidR="00576334" w:rsidRPr="00C06B81" w:rsidRDefault="00576334"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Comments</w:t>
            </w:r>
          </w:p>
        </w:tc>
        <w:tc>
          <w:tcPr>
            <w:tcW w:w="1031"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2EFF4DE4" w14:textId="2FBD2651" w:rsidR="00576334" w:rsidRPr="00C06B81" w:rsidRDefault="00576334"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Optionality</w:t>
            </w:r>
          </w:p>
        </w:tc>
      </w:tr>
      <w:tr w:rsidR="00576334" w:rsidRPr="00C06B81" w14:paraId="2745B003" w14:textId="77777777" w:rsidTr="0069056B">
        <w:trPr>
          <w:trHeight w:val="356"/>
        </w:trPr>
        <w:tc>
          <w:tcPr>
            <w:tcW w:w="1336"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B4508B3" w14:textId="0C1596E5" w:rsidR="00576334" w:rsidRPr="00C06B81" w:rsidRDefault="00B304C5" w:rsidP="00933907">
            <w:pPr>
              <w:rPr>
                <w:rFonts w:ascii="Times New Roman" w:eastAsia="Times New Roman" w:hAnsi="Times New Roman" w:cs="Times New Roman"/>
              </w:rPr>
            </w:pPr>
            <w:r>
              <w:rPr>
                <w:rFonts w:ascii="Times New Roman" w:eastAsia="Times New Roman" w:hAnsi="Times New Roman" w:cs="Times New Roman"/>
              </w:rPr>
              <w:lastRenderedPageBreak/>
              <w:t>Files</w:t>
            </w:r>
          </w:p>
        </w:tc>
        <w:tc>
          <w:tcPr>
            <w:tcW w:w="612" w:type="pct"/>
            <w:tcBorders>
              <w:top w:val="single" w:sz="6" w:space="0" w:color="C1C7D0"/>
              <w:left w:val="single" w:sz="6" w:space="0" w:color="C1C7D0"/>
              <w:bottom w:val="single" w:sz="6" w:space="0" w:color="C1C7D0"/>
              <w:right w:val="single" w:sz="6" w:space="0" w:color="C1C7D0"/>
            </w:tcBorders>
          </w:tcPr>
          <w:p w14:paraId="76153C50" w14:textId="4B391AAA" w:rsidR="00576334" w:rsidRPr="00C06B81" w:rsidRDefault="00B304C5" w:rsidP="00933907">
            <w:pPr>
              <w:rPr>
                <w:rFonts w:ascii="Times New Roman" w:eastAsia="Times New Roman" w:hAnsi="Times New Roman" w:cs="Times New Roman"/>
              </w:rPr>
            </w:pPr>
            <w:r>
              <w:rPr>
                <w:rFonts w:ascii="Times New Roman" w:eastAsia="Times New Roman" w:hAnsi="Times New Roman" w:cs="Times New Roman"/>
              </w:rPr>
              <w:t>List&lt;</w:t>
            </w:r>
            <w:r w:rsidR="00576334" w:rsidRPr="00C06B81">
              <w:rPr>
                <w:rFonts w:ascii="Times New Roman" w:eastAsia="Times New Roman" w:hAnsi="Times New Roman" w:cs="Times New Roman"/>
              </w:rPr>
              <w:t>String</w:t>
            </w:r>
            <w:r>
              <w:rPr>
                <w:rFonts w:ascii="Times New Roman" w:eastAsia="Times New Roman" w:hAnsi="Times New Roman" w:cs="Times New Roman"/>
              </w:rPr>
              <w:t>&gt;</w:t>
            </w:r>
          </w:p>
        </w:tc>
        <w:tc>
          <w:tcPr>
            <w:tcW w:w="2021" w:type="pct"/>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26B7FBD" w14:textId="6EEC44C2" w:rsidR="00576334" w:rsidRPr="00C06B81" w:rsidRDefault="002469D3" w:rsidP="00933907">
            <w:pPr>
              <w:rPr>
                <w:rFonts w:ascii="Times New Roman" w:eastAsia="Times New Roman" w:hAnsi="Times New Roman" w:cs="Times New Roman"/>
              </w:rPr>
            </w:pPr>
            <w:r>
              <w:rPr>
                <w:rFonts w:ascii="Times New Roman" w:eastAsia="Times New Roman" w:hAnsi="Times New Roman" w:cs="Times New Roman"/>
              </w:rPr>
              <w:t>If Inserts are passed then this can be optional</w:t>
            </w:r>
          </w:p>
        </w:tc>
        <w:tc>
          <w:tcPr>
            <w:tcW w:w="103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1103ECA" w14:textId="6DB5F7D4" w:rsidR="00576334" w:rsidRPr="00C06B81" w:rsidRDefault="002469D3" w:rsidP="00933907">
            <w:pPr>
              <w:rPr>
                <w:rFonts w:ascii="Times New Roman" w:eastAsia="Times New Roman" w:hAnsi="Times New Roman" w:cs="Times New Roman"/>
              </w:rPr>
            </w:pPr>
            <w:r>
              <w:rPr>
                <w:rFonts w:ascii="Times New Roman" w:eastAsia="Times New Roman" w:hAnsi="Times New Roman" w:cs="Times New Roman"/>
              </w:rPr>
              <w:t xml:space="preserve">Conditional </w:t>
            </w:r>
            <w:r w:rsidRPr="00C06B81">
              <w:rPr>
                <w:rFonts w:ascii="Times New Roman" w:eastAsia="Times New Roman" w:hAnsi="Times New Roman" w:cs="Times New Roman"/>
              </w:rPr>
              <w:t>Required</w:t>
            </w:r>
          </w:p>
        </w:tc>
      </w:tr>
      <w:tr w:rsidR="00B304C5" w:rsidRPr="00C06B81" w14:paraId="5D6F74C4" w14:textId="77777777" w:rsidTr="0069056B">
        <w:trPr>
          <w:trHeight w:val="118"/>
        </w:trPr>
        <w:tc>
          <w:tcPr>
            <w:tcW w:w="1336"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0A0EBE3" w14:textId="2EEC7062" w:rsidR="00B304C5" w:rsidRPr="00C06B81" w:rsidRDefault="00B304C5" w:rsidP="00933907">
            <w:pPr>
              <w:rPr>
                <w:rFonts w:ascii="Times New Roman" w:eastAsia="Times New Roman" w:hAnsi="Times New Roman" w:cs="Times New Roman"/>
              </w:rPr>
            </w:pPr>
            <w:r>
              <w:rPr>
                <w:rFonts w:ascii="Times New Roman" w:eastAsia="Times New Roman" w:hAnsi="Times New Roman" w:cs="Times New Roman"/>
                <w:bCs/>
              </w:rPr>
              <w:t>Inserts</w:t>
            </w:r>
          </w:p>
        </w:tc>
        <w:tc>
          <w:tcPr>
            <w:tcW w:w="612" w:type="pct"/>
            <w:tcBorders>
              <w:top w:val="single" w:sz="6" w:space="0" w:color="C1C7D0"/>
              <w:left w:val="single" w:sz="6" w:space="0" w:color="C1C7D0"/>
              <w:bottom w:val="single" w:sz="6" w:space="0" w:color="C1C7D0"/>
              <w:right w:val="single" w:sz="6" w:space="0" w:color="C1C7D0"/>
            </w:tcBorders>
          </w:tcPr>
          <w:p w14:paraId="334F491A" w14:textId="7C8CC67A" w:rsidR="00B304C5" w:rsidRPr="00C06B81" w:rsidRDefault="00B304C5" w:rsidP="00933907">
            <w:pPr>
              <w:rPr>
                <w:rFonts w:ascii="Times New Roman" w:eastAsia="Times New Roman" w:hAnsi="Times New Roman" w:cs="Times New Roman"/>
              </w:rPr>
            </w:pPr>
            <w:r>
              <w:rPr>
                <w:rFonts w:ascii="Times New Roman" w:eastAsia="Times New Roman" w:hAnsi="Times New Roman" w:cs="Times New Roman"/>
              </w:rPr>
              <w:t>String</w:t>
            </w:r>
          </w:p>
        </w:tc>
        <w:tc>
          <w:tcPr>
            <w:tcW w:w="2021" w:type="pct"/>
            <w:gridSpan w:val="2"/>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8861AEA" w14:textId="7FBAD842" w:rsidR="00B304C5" w:rsidRPr="00C06B81" w:rsidRDefault="002469D3" w:rsidP="002469D3">
            <w:pPr>
              <w:rPr>
                <w:rFonts w:ascii="Times New Roman" w:eastAsia="Times New Roman" w:hAnsi="Times New Roman" w:cs="Times New Roman"/>
              </w:rPr>
            </w:pPr>
            <w:r>
              <w:rPr>
                <w:rFonts w:ascii="Times New Roman" w:eastAsia="Times New Roman" w:hAnsi="Times New Roman" w:cs="Times New Roman"/>
              </w:rPr>
              <w:t>If Files are passed then this can be optional</w:t>
            </w:r>
          </w:p>
        </w:tc>
        <w:tc>
          <w:tcPr>
            <w:tcW w:w="103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BC3465F" w14:textId="602D5FFE" w:rsidR="00B304C5" w:rsidRPr="00C06B81" w:rsidRDefault="002469D3" w:rsidP="00933907">
            <w:pPr>
              <w:rPr>
                <w:rFonts w:ascii="Times New Roman" w:eastAsia="Times New Roman" w:hAnsi="Times New Roman" w:cs="Times New Roman"/>
              </w:rPr>
            </w:pPr>
            <w:r>
              <w:rPr>
                <w:rFonts w:ascii="Times New Roman" w:eastAsia="Times New Roman" w:hAnsi="Times New Roman" w:cs="Times New Roman"/>
              </w:rPr>
              <w:t xml:space="preserve">Conditional </w:t>
            </w:r>
            <w:r w:rsidRPr="00C06B81">
              <w:rPr>
                <w:rFonts w:ascii="Times New Roman" w:eastAsia="Times New Roman" w:hAnsi="Times New Roman" w:cs="Times New Roman"/>
              </w:rPr>
              <w:t>Required</w:t>
            </w:r>
          </w:p>
        </w:tc>
      </w:tr>
      <w:tr w:rsidR="0069056B" w:rsidRPr="00C06B81" w14:paraId="66746DB9" w14:textId="77777777" w:rsidTr="0069056B">
        <w:trPr>
          <w:gridAfter w:val="2"/>
          <w:wAfter w:w="2021" w:type="pct"/>
          <w:trHeight w:val="118"/>
        </w:trPr>
        <w:tc>
          <w:tcPr>
            <w:tcW w:w="1336"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5224CB2" w14:textId="34436C32" w:rsidR="0069056B" w:rsidRDefault="0069056B" w:rsidP="00933907">
            <w:pPr>
              <w:rPr>
                <w:rFonts w:ascii="Times New Roman" w:eastAsia="Times New Roman" w:hAnsi="Times New Roman" w:cs="Times New Roman"/>
                <w:bCs/>
              </w:rPr>
            </w:pPr>
            <w:r>
              <w:rPr>
                <w:rFonts w:ascii="Times New Roman" w:eastAsia="Times New Roman" w:hAnsi="Times New Roman" w:cs="Times New Roman"/>
                <w:bCs/>
              </w:rPr>
              <w:t>Name</w:t>
            </w:r>
          </w:p>
        </w:tc>
        <w:tc>
          <w:tcPr>
            <w:tcW w:w="612" w:type="pct"/>
            <w:tcBorders>
              <w:top w:val="single" w:sz="6" w:space="0" w:color="C1C7D0"/>
              <w:left w:val="single" w:sz="6" w:space="0" w:color="C1C7D0"/>
              <w:bottom w:val="single" w:sz="6" w:space="0" w:color="C1C7D0"/>
              <w:right w:val="single" w:sz="6" w:space="0" w:color="C1C7D0"/>
            </w:tcBorders>
          </w:tcPr>
          <w:p w14:paraId="6FE52D71" w14:textId="4EB0CA91" w:rsidR="0069056B" w:rsidRDefault="0069056B" w:rsidP="00933907">
            <w:pPr>
              <w:rPr>
                <w:rFonts w:ascii="Times New Roman" w:eastAsia="Times New Roman" w:hAnsi="Times New Roman" w:cs="Times New Roman"/>
              </w:rPr>
            </w:pPr>
            <w:r>
              <w:rPr>
                <w:rFonts w:ascii="Times New Roman" w:eastAsia="Times New Roman" w:hAnsi="Times New Roman" w:cs="Times New Roman"/>
              </w:rPr>
              <w:t>String</w:t>
            </w:r>
          </w:p>
        </w:tc>
        <w:tc>
          <w:tcPr>
            <w:tcW w:w="103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29D4533" w14:textId="2C055FC3" w:rsidR="0069056B" w:rsidRDefault="0069056B" w:rsidP="00933907">
            <w:pPr>
              <w:rPr>
                <w:rFonts w:ascii="Times New Roman" w:eastAsia="Times New Roman" w:hAnsi="Times New Roman" w:cs="Times New Roman"/>
              </w:rPr>
            </w:pPr>
            <w:r>
              <w:rPr>
                <w:rFonts w:ascii="Times New Roman" w:eastAsia="Times New Roman" w:hAnsi="Times New Roman" w:cs="Times New Roman"/>
              </w:rPr>
              <w:t>Optional</w:t>
            </w:r>
          </w:p>
        </w:tc>
      </w:tr>
    </w:tbl>
    <w:p w14:paraId="479AFB18" w14:textId="77777777" w:rsidR="003C230D" w:rsidRPr="00C06B81" w:rsidRDefault="003C230D" w:rsidP="000D73B5">
      <w:pPr>
        <w:rPr>
          <w:rFonts w:ascii="Times New Roman" w:hAnsi="Times New Roman" w:cs="Times New Roman"/>
        </w:rPr>
      </w:pPr>
    </w:p>
    <w:p w14:paraId="49CF2A8B" w14:textId="77777777" w:rsidR="003C230D" w:rsidRPr="00C06B81" w:rsidRDefault="003C230D" w:rsidP="000D73B5">
      <w:pPr>
        <w:rPr>
          <w:rFonts w:ascii="Times New Roman" w:hAnsi="Times New Roman" w:cs="Times New Roman"/>
        </w:rPr>
      </w:pPr>
    </w:p>
    <w:p w14:paraId="17DF5D45" w14:textId="1F9FA023" w:rsidR="000D73B5" w:rsidRPr="00C06B81" w:rsidRDefault="000D73B5" w:rsidP="000D73B5">
      <w:pPr>
        <w:rPr>
          <w:rFonts w:ascii="Times New Roman" w:hAnsi="Times New Roman" w:cs="Times New Roman"/>
        </w:rPr>
      </w:pPr>
      <w:r w:rsidRPr="00C06B81">
        <w:rPr>
          <w:rFonts w:ascii="Times New Roman" w:hAnsi="Times New Roman" w:cs="Times New Roman"/>
        </w:rPr>
        <w:t>eDelivery</w:t>
      </w:r>
    </w:p>
    <w:tbl>
      <w:tblPr>
        <w:tblW w:w="5000" w:type="pct"/>
        <w:tblCellMar>
          <w:left w:w="0" w:type="dxa"/>
          <w:right w:w="0" w:type="dxa"/>
        </w:tblCellMar>
        <w:tblLook w:val="04A0" w:firstRow="1" w:lastRow="0" w:firstColumn="1" w:lastColumn="0" w:noHBand="0" w:noVBand="1"/>
      </w:tblPr>
      <w:tblGrid>
        <w:gridCol w:w="2525"/>
        <w:gridCol w:w="1351"/>
        <w:gridCol w:w="3919"/>
        <w:gridCol w:w="1549"/>
      </w:tblGrid>
      <w:tr w:rsidR="00576334" w:rsidRPr="00C06B81" w14:paraId="6125F4E8" w14:textId="77777777" w:rsidTr="003C230D">
        <w:trPr>
          <w:trHeight w:val="408"/>
        </w:trPr>
        <w:tc>
          <w:tcPr>
            <w:tcW w:w="1351"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68EDF72E" w14:textId="77777777" w:rsidR="00576334" w:rsidRPr="00C06B81" w:rsidRDefault="00576334"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Parameter</w:t>
            </w:r>
          </w:p>
        </w:tc>
        <w:tc>
          <w:tcPr>
            <w:tcW w:w="723" w:type="pct"/>
            <w:tcBorders>
              <w:top w:val="single" w:sz="6" w:space="0" w:color="C1C7D0"/>
              <w:left w:val="single" w:sz="6" w:space="0" w:color="C1C7D0"/>
              <w:bottom w:val="single" w:sz="6" w:space="0" w:color="C1C7D0"/>
              <w:right w:val="single" w:sz="6" w:space="0" w:color="C1C7D0"/>
            </w:tcBorders>
            <w:shd w:val="clear" w:color="auto" w:fill="F4F5F7"/>
          </w:tcPr>
          <w:p w14:paraId="2749A534" w14:textId="3A93669E" w:rsidR="00576334" w:rsidRPr="00C06B81" w:rsidRDefault="00576334"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Data Type</w:t>
            </w:r>
          </w:p>
        </w:tc>
        <w:tc>
          <w:tcPr>
            <w:tcW w:w="2097"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0C30956D" w14:textId="4592AED3" w:rsidR="00576334" w:rsidRPr="00C06B81" w:rsidRDefault="00576334"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Comments</w:t>
            </w:r>
          </w:p>
        </w:tc>
        <w:tc>
          <w:tcPr>
            <w:tcW w:w="829"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3EE137C9" w14:textId="5E320A2D" w:rsidR="00576334" w:rsidRPr="00C06B81" w:rsidRDefault="003C230D"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Optionality</w:t>
            </w:r>
          </w:p>
        </w:tc>
      </w:tr>
      <w:tr w:rsidR="00576334" w:rsidRPr="00C06B81" w14:paraId="3DB3F05E" w14:textId="77777777" w:rsidTr="003C230D">
        <w:trPr>
          <w:trHeight w:val="408"/>
        </w:trPr>
        <w:tc>
          <w:tcPr>
            <w:tcW w:w="135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6A83B13" w14:textId="77777777" w:rsidR="00576334" w:rsidRPr="00C06B81" w:rsidRDefault="00576334" w:rsidP="00933907">
            <w:pPr>
              <w:rPr>
                <w:rFonts w:ascii="Times New Roman" w:eastAsia="Times New Roman" w:hAnsi="Times New Roman" w:cs="Times New Roman"/>
              </w:rPr>
            </w:pPr>
            <w:r w:rsidRPr="00C06B81">
              <w:rPr>
                <w:rFonts w:ascii="Times New Roman" w:eastAsia="Times New Roman" w:hAnsi="Times New Roman" w:cs="Times New Roman"/>
              </w:rPr>
              <w:t>ExpiryDate</w:t>
            </w:r>
          </w:p>
        </w:tc>
        <w:tc>
          <w:tcPr>
            <w:tcW w:w="723" w:type="pct"/>
            <w:tcBorders>
              <w:top w:val="single" w:sz="6" w:space="0" w:color="C1C7D0"/>
              <w:left w:val="single" w:sz="6" w:space="0" w:color="C1C7D0"/>
              <w:bottom w:val="single" w:sz="6" w:space="0" w:color="C1C7D0"/>
              <w:right w:val="single" w:sz="6" w:space="0" w:color="C1C7D0"/>
            </w:tcBorders>
          </w:tcPr>
          <w:p w14:paraId="018823D0" w14:textId="3338BCE4" w:rsidR="00576334" w:rsidRPr="00C06B81" w:rsidRDefault="00576334" w:rsidP="00933907">
            <w:pPr>
              <w:rPr>
                <w:rFonts w:ascii="Times New Roman" w:eastAsia="Times New Roman" w:hAnsi="Times New Roman" w:cs="Times New Roman"/>
              </w:rPr>
            </w:pPr>
            <w:r w:rsidRPr="00C06B81">
              <w:rPr>
                <w:rFonts w:ascii="Times New Roman" w:eastAsia="Times New Roman" w:hAnsi="Times New Roman" w:cs="Times New Roman"/>
              </w:rPr>
              <w:t>Date</w:t>
            </w:r>
          </w:p>
        </w:tc>
        <w:tc>
          <w:tcPr>
            <w:tcW w:w="209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EEF41BC" w14:textId="24E0B688" w:rsidR="00576334" w:rsidRPr="00C06B81" w:rsidRDefault="005D38EC" w:rsidP="00933907">
            <w:pPr>
              <w:rPr>
                <w:rFonts w:ascii="Times New Roman" w:eastAsia="Times New Roman" w:hAnsi="Times New Roman" w:cs="Times New Roman"/>
              </w:rPr>
            </w:pPr>
            <w:r>
              <w:rPr>
                <w:rFonts w:ascii="Times New Roman" w:eastAsia="Times New Roman" w:hAnsi="Times New Roman" w:cs="Times New Roman"/>
              </w:rPr>
              <w:t>If E-Delivery</w:t>
            </w:r>
            <w:r w:rsidR="00756EF8">
              <w:rPr>
                <w:rFonts w:ascii="Times New Roman" w:eastAsia="Times New Roman" w:hAnsi="Times New Roman" w:cs="Times New Roman"/>
              </w:rPr>
              <w:t xml:space="preserve"> object is passed, </w:t>
            </w:r>
            <w:r>
              <w:rPr>
                <w:rFonts w:ascii="Times New Roman" w:eastAsia="Times New Roman" w:hAnsi="Times New Roman" w:cs="Times New Roman"/>
              </w:rPr>
              <w:t>then ExpiryDate is required</w:t>
            </w:r>
          </w:p>
        </w:tc>
        <w:tc>
          <w:tcPr>
            <w:tcW w:w="82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BB9B07A" w14:textId="60CE66CB" w:rsidR="00576334" w:rsidRPr="00C06B81" w:rsidRDefault="005D38EC" w:rsidP="00933907">
            <w:pPr>
              <w:rPr>
                <w:rFonts w:ascii="Times New Roman" w:eastAsia="Times New Roman" w:hAnsi="Times New Roman" w:cs="Times New Roman"/>
              </w:rPr>
            </w:pPr>
            <w:r>
              <w:rPr>
                <w:rFonts w:ascii="Times New Roman" w:eastAsia="Times New Roman" w:hAnsi="Times New Roman" w:cs="Times New Roman"/>
              </w:rPr>
              <w:t xml:space="preserve">Conditional </w:t>
            </w:r>
            <w:r w:rsidR="00485B89" w:rsidRPr="00C06B81">
              <w:rPr>
                <w:rFonts w:ascii="Times New Roman" w:eastAsia="Times New Roman" w:hAnsi="Times New Roman" w:cs="Times New Roman"/>
              </w:rPr>
              <w:t>Required</w:t>
            </w:r>
          </w:p>
        </w:tc>
      </w:tr>
      <w:tr w:rsidR="003F3E2B" w:rsidRPr="00C06B81" w14:paraId="0E532115" w14:textId="77777777" w:rsidTr="003C230D">
        <w:trPr>
          <w:trHeight w:val="408"/>
        </w:trPr>
        <w:tc>
          <w:tcPr>
            <w:tcW w:w="135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6C8189C" w14:textId="5FE8F2E3" w:rsidR="003F3E2B" w:rsidRPr="00C06B81" w:rsidRDefault="003F3E2B" w:rsidP="003F3E2B">
            <w:pPr>
              <w:rPr>
                <w:rFonts w:ascii="Times New Roman" w:eastAsia="Times New Roman" w:hAnsi="Times New Roman" w:cs="Times New Roman"/>
              </w:rPr>
            </w:pPr>
            <w:r>
              <w:rPr>
                <w:rFonts w:ascii="Times New Roman" w:eastAsia="Times New Roman" w:hAnsi="Times New Roman" w:cs="Times New Roman"/>
              </w:rPr>
              <w:t>IsEsign</w:t>
            </w:r>
          </w:p>
        </w:tc>
        <w:tc>
          <w:tcPr>
            <w:tcW w:w="723" w:type="pct"/>
            <w:tcBorders>
              <w:top w:val="single" w:sz="6" w:space="0" w:color="C1C7D0"/>
              <w:left w:val="single" w:sz="6" w:space="0" w:color="C1C7D0"/>
              <w:bottom w:val="single" w:sz="6" w:space="0" w:color="C1C7D0"/>
              <w:right w:val="single" w:sz="6" w:space="0" w:color="C1C7D0"/>
            </w:tcBorders>
          </w:tcPr>
          <w:p w14:paraId="4564D54A" w14:textId="4BE582CE" w:rsidR="003F3E2B" w:rsidRPr="00C06B81" w:rsidRDefault="003F3E2B" w:rsidP="003F3E2B">
            <w:pPr>
              <w:rPr>
                <w:rFonts w:ascii="Times New Roman" w:eastAsia="Times New Roman" w:hAnsi="Times New Roman" w:cs="Times New Roman"/>
              </w:rPr>
            </w:pPr>
            <w:r w:rsidRPr="00C06B81">
              <w:rPr>
                <w:rFonts w:ascii="Times New Roman" w:eastAsia="Times New Roman" w:hAnsi="Times New Roman" w:cs="Times New Roman"/>
              </w:rPr>
              <w:t>Boolean</w:t>
            </w:r>
          </w:p>
        </w:tc>
        <w:tc>
          <w:tcPr>
            <w:tcW w:w="209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8574FB3" w14:textId="06BAD63F" w:rsidR="003F3E2B" w:rsidRDefault="003F3E2B" w:rsidP="003F3E2B">
            <w:pPr>
              <w:rPr>
                <w:rFonts w:ascii="Times New Roman" w:eastAsia="Times New Roman" w:hAnsi="Times New Roman" w:cs="Times New Roman"/>
              </w:rPr>
            </w:pPr>
          </w:p>
        </w:tc>
        <w:tc>
          <w:tcPr>
            <w:tcW w:w="82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8995B5F" w14:textId="0A0C5AD7" w:rsidR="003F3E2B" w:rsidRDefault="003F3E2B" w:rsidP="003F3E2B">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3F3E2B" w:rsidRPr="00C06B81" w14:paraId="6F1D0228" w14:textId="77777777" w:rsidTr="003C230D">
        <w:trPr>
          <w:trHeight w:val="408"/>
        </w:trPr>
        <w:tc>
          <w:tcPr>
            <w:tcW w:w="135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D298760" w14:textId="12B039A7" w:rsidR="003F3E2B" w:rsidRPr="00C06B81" w:rsidRDefault="003F3E2B" w:rsidP="003F3E2B">
            <w:pPr>
              <w:rPr>
                <w:rFonts w:ascii="Times New Roman" w:eastAsia="Times New Roman" w:hAnsi="Times New Roman" w:cs="Times New Roman"/>
              </w:rPr>
            </w:pPr>
            <w:r w:rsidRPr="00C06B81">
              <w:rPr>
                <w:rFonts w:ascii="Times New Roman" w:eastAsia="Times New Roman" w:hAnsi="Times New Roman" w:cs="Times New Roman"/>
              </w:rPr>
              <w:t>PrintAndShipOnExpiry</w:t>
            </w:r>
          </w:p>
        </w:tc>
        <w:tc>
          <w:tcPr>
            <w:tcW w:w="723" w:type="pct"/>
            <w:tcBorders>
              <w:top w:val="single" w:sz="6" w:space="0" w:color="C1C7D0"/>
              <w:left w:val="single" w:sz="6" w:space="0" w:color="C1C7D0"/>
              <w:bottom w:val="single" w:sz="6" w:space="0" w:color="C1C7D0"/>
              <w:right w:val="single" w:sz="6" w:space="0" w:color="C1C7D0"/>
            </w:tcBorders>
          </w:tcPr>
          <w:p w14:paraId="6F224EF2" w14:textId="5EFAE099" w:rsidR="003F3E2B" w:rsidRPr="00C06B81" w:rsidRDefault="003F3E2B" w:rsidP="003F3E2B">
            <w:pPr>
              <w:rPr>
                <w:rFonts w:ascii="Times New Roman" w:eastAsia="Times New Roman" w:hAnsi="Times New Roman" w:cs="Times New Roman"/>
              </w:rPr>
            </w:pPr>
            <w:r w:rsidRPr="00C06B81">
              <w:rPr>
                <w:rFonts w:ascii="Times New Roman" w:eastAsia="Times New Roman" w:hAnsi="Times New Roman" w:cs="Times New Roman"/>
              </w:rPr>
              <w:t>Boolean</w:t>
            </w:r>
          </w:p>
        </w:tc>
        <w:tc>
          <w:tcPr>
            <w:tcW w:w="209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D3B52F4" w14:textId="70DD96CC" w:rsidR="003F3E2B" w:rsidRPr="00C06B81" w:rsidRDefault="003F3E2B" w:rsidP="003F3E2B">
            <w:pPr>
              <w:rPr>
                <w:rFonts w:ascii="Times New Roman" w:eastAsia="Times New Roman" w:hAnsi="Times New Roman" w:cs="Times New Roman"/>
              </w:rPr>
            </w:pPr>
            <w:r>
              <w:rPr>
                <w:rFonts w:ascii="Times New Roman" w:eastAsia="Times New Roman" w:hAnsi="Times New Roman" w:cs="Times New Roman"/>
              </w:rPr>
              <w:t xml:space="preserve">If E-Delivery object is passed, then </w:t>
            </w:r>
            <w:r w:rsidRPr="00C06B81">
              <w:rPr>
                <w:rFonts w:ascii="Times New Roman" w:eastAsia="Times New Roman" w:hAnsi="Times New Roman" w:cs="Times New Roman"/>
              </w:rPr>
              <w:t>PrintAndShipOnExpiry</w:t>
            </w:r>
            <w:r>
              <w:rPr>
                <w:rFonts w:ascii="Times New Roman" w:eastAsia="Times New Roman" w:hAnsi="Times New Roman" w:cs="Times New Roman"/>
              </w:rPr>
              <w:t xml:space="preserve"> is required</w:t>
            </w:r>
          </w:p>
        </w:tc>
        <w:tc>
          <w:tcPr>
            <w:tcW w:w="82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7EA35C0" w14:textId="67C54180" w:rsidR="003F3E2B" w:rsidRPr="00C06B81" w:rsidRDefault="003F3E2B" w:rsidP="003F3E2B">
            <w:pPr>
              <w:rPr>
                <w:rFonts w:ascii="Times New Roman" w:eastAsia="Times New Roman" w:hAnsi="Times New Roman" w:cs="Times New Roman"/>
              </w:rPr>
            </w:pPr>
            <w:r>
              <w:rPr>
                <w:rFonts w:ascii="Times New Roman" w:eastAsia="Times New Roman" w:hAnsi="Times New Roman" w:cs="Times New Roman"/>
              </w:rPr>
              <w:t xml:space="preserve">Conditional </w:t>
            </w:r>
            <w:r w:rsidRPr="00C06B81">
              <w:rPr>
                <w:rFonts w:ascii="Times New Roman" w:eastAsia="Times New Roman" w:hAnsi="Times New Roman" w:cs="Times New Roman"/>
              </w:rPr>
              <w:t>Required</w:t>
            </w:r>
          </w:p>
        </w:tc>
      </w:tr>
    </w:tbl>
    <w:p w14:paraId="32507CC7" w14:textId="77777777" w:rsidR="00961302" w:rsidRPr="00C06B81" w:rsidRDefault="00961302" w:rsidP="000D73B5">
      <w:pPr>
        <w:rPr>
          <w:rFonts w:ascii="Times New Roman" w:hAnsi="Times New Roman" w:cs="Times New Roman"/>
        </w:rPr>
      </w:pPr>
    </w:p>
    <w:p w14:paraId="46E898AA" w14:textId="638A600A" w:rsidR="000D73B5" w:rsidRPr="00C06B81" w:rsidRDefault="000D73B5" w:rsidP="000D73B5">
      <w:pPr>
        <w:rPr>
          <w:rFonts w:ascii="Times New Roman" w:hAnsi="Times New Roman" w:cs="Times New Roman"/>
        </w:rPr>
      </w:pPr>
      <w:r w:rsidRPr="00C06B81">
        <w:rPr>
          <w:rFonts w:ascii="Times New Roman" w:hAnsi="Times New Roman" w:cs="Times New Roman"/>
        </w:rPr>
        <w:t>RecipientInfo</w:t>
      </w:r>
    </w:p>
    <w:tbl>
      <w:tblPr>
        <w:tblW w:w="5000" w:type="pct"/>
        <w:tblCellMar>
          <w:left w:w="0" w:type="dxa"/>
          <w:right w:w="0" w:type="dxa"/>
        </w:tblCellMar>
        <w:tblLook w:val="04A0" w:firstRow="1" w:lastRow="0" w:firstColumn="1" w:lastColumn="0" w:noHBand="0" w:noVBand="1"/>
      </w:tblPr>
      <w:tblGrid>
        <w:gridCol w:w="1885"/>
        <w:gridCol w:w="2970"/>
        <w:gridCol w:w="2970"/>
        <w:gridCol w:w="1519"/>
      </w:tblGrid>
      <w:tr w:rsidR="00576334" w:rsidRPr="00C06B81" w14:paraId="31ECE656" w14:textId="77777777" w:rsidTr="003C230D">
        <w:tc>
          <w:tcPr>
            <w:tcW w:w="1009"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757E3B26" w14:textId="77777777" w:rsidR="00576334" w:rsidRPr="00C06B81" w:rsidRDefault="00576334"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Parameter</w:t>
            </w:r>
          </w:p>
        </w:tc>
        <w:tc>
          <w:tcPr>
            <w:tcW w:w="1589" w:type="pct"/>
            <w:tcBorders>
              <w:top w:val="single" w:sz="6" w:space="0" w:color="C1C7D0"/>
              <w:left w:val="single" w:sz="6" w:space="0" w:color="C1C7D0"/>
              <w:bottom w:val="single" w:sz="6" w:space="0" w:color="C1C7D0"/>
              <w:right w:val="single" w:sz="6" w:space="0" w:color="C1C7D0"/>
            </w:tcBorders>
            <w:shd w:val="clear" w:color="auto" w:fill="F4F5F7"/>
          </w:tcPr>
          <w:p w14:paraId="67D53414" w14:textId="4DC6982D" w:rsidR="00576334" w:rsidRPr="00C06B81" w:rsidRDefault="00FA1E11"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Data Type</w:t>
            </w:r>
          </w:p>
        </w:tc>
        <w:tc>
          <w:tcPr>
            <w:tcW w:w="1589"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06B00A62" w14:textId="6615A7DA" w:rsidR="00576334" w:rsidRPr="00C06B81" w:rsidRDefault="00576334"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Comments</w:t>
            </w:r>
          </w:p>
        </w:tc>
        <w:tc>
          <w:tcPr>
            <w:tcW w:w="813"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2A8B0288" w14:textId="4B73360B" w:rsidR="00576334" w:rsidRPr="00C06B81" w:rsidRDefault="003C230D"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Optionality</w:t>
            </w:r>
          </w:p>
        </w:tc>
      </w:tr>
      <w:tr w:rsidR="00576334" w:rsidRPr="00C06B81" w14:paraId="022C21E6" w14:textId="77777777" w:rsidTr="003C230D">
        <w:tc>
          <w:tcPr>
            <w:tcW w:w="10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6354E18" w14:textId="77777777" w:rsidR="00576334" w:rsidRPr="00C06B81" w:rsidRDefault="00576334" w:rsidP="00933907">
            <w:pPr>
              <w:rPr>
                <w:rFonts w:ascii="Times New Roman" w:eastAsia="Times New Roman" w:hAnsi="Times New Roman" w:cs="Times New Roman"/>
                <w:b/>
              </w:rPr>
            </w:pPr>
            <w:r w:rsidRPr="00C06B81">
              <w:rPr>
                <w:rFonts w:ascii="Times New Roman" w:eastAsia="Times New Roman" w:hAnsi="Times New Roman" w:cs="Times New Roman"/>
                <w:b/>
              </w:rPr>
              <w:t>Recipient</w:t>
            </w:r>
          </w:p>
        </w:tc>
        <w:tc>
          <w:tcPr>
            <w:tcW w:w="1589" w:type="pct"/>
            <w:tcBorders>
              <w:top w:val="single" w:sz="6" w:space="0" w:color="C1C7D0"/>
              <w:left w:val="single" w:sz="6" w:space="0" w:color="C1C7D0"/>
              <w:bottom w:val="single" w:sz="6" w:space="0" w:color="C1C7D0"/>
              <w:right w:val="single" w:sz="6" w:space="0" w:color="C1C7D0"/>
            </w:tcBorders>
          </w:tcPr>
          <w:p w14:paraId="6F4472D7" w14:textId="5A3E26E9" w:rsidR="00576334" w:rsidRPr="00C06B81" w:rsidRDefault="00576334" w:rsidP="00933907">
            <w:pPr>
              <w:rPr>
                <w:rFonts w:ascii="Times New Roman" w:eastAsia="Times New Roman" w:hAnsi="Times New Roman" w:cs="Times New Roman"/>
              </w:rPr>
            </w:pPr>
            <w:r w:rsidRPr="00C06B81">
              <w:rPr>
                <w:rFonts w:ascii="Times New Roman" w:eastAsia="Times New Roman" w:hAnsi="Times New Roman" w:cs="Times New Roman"/>
              </w:rPr>
              <w:t>Object</w:t>
            </w:r>
          </w:p>
        </w:tc>
        <w:tc>
          <w:tcPr>
            <w:tcW w:w="158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601E57A" w14:textId="20621ECD" w:rsidR="00576334" w:rsidRPr="00C06B81" w:rsidRDefault="00576334" w:rsidP="00933907">
            <w:pPr>
              <w:rPr>
                <w:rFonts w:ascii="Times New Roman" w:eastAsia="Times New Roman" w:hAnsi="Times New Roman" w:cs="Times New Roman"/>
              </w:rPr>
            </w:pPr>
          </w:p>
        </w:tc>
        <w:tc>
          <w:tcPr>
            <w:tcW w:w="813"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1CD75C7" w14:textId="532995C3" w:rsidR="00576334" w:rsidRPr="00C06B81" w:rsidRDefault="00485B89" w:rsidP="00933907">
            <w:pPr>
              <w:rPr>
                <w:rFonts w:ascii="Times New Roman" w:eastAsia="Times New Roman" w:hAnsi="Times New Roman" w:cs="Times New Roman"/>
              </w:rPr>
            </w:pPr>
            <w:r w:rsidRPr="00C06B81">
              <w:rPr>
                <w:rFonts w:ascii="Times New Roman" w:eastAsia="Times New Roman" w:hAnsi="Times New Roman" w:cs="Times New Roman"/>
              </w:rPr>
              <w:t>Required</w:t>
            </w:r>
          </w:p>
        </w:tc>
      </w:tr>
      <w:tr w:rsidR="00576334" w:rsidRPr="00C06B81" w14:paraId="73087DF2" w14:textId="77777777" w:rsidTr="003C230D">
        <w:tc>
          <w:tcPr>
            <w:tcW w:w="10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0F20AF8" w14:textId="77777777" w:rsidR="00576334" w:rsidRPr="00C06B81" w:rsidRDefault="00576334" w:rsidP="00933907">
            <w:pPr>
              <w:rPr>
                <w:rFonts w:ascii="Times New Roman" w:eastAsia="Times New Roman" w:hAnsi="Times New Roman" w:cs="Times New Roman"/>
                <w:b/>
              </w:rPr>
            </w:pPr>
            <w:r w:rsidRPr="00C06B81">
              <w:rPr>
                <w:rFonts w:ascii="Times New Roman" w:eastAsia="Times New Roman" w:hAnsi="Times New Roman" w:cs="Times New Roman"/>
                <w:b/>
              </w:rPr>
              <w:t>Address</w:t>
            </w:r>
          </w:p>
        </w:tc>
        <w:tc>
          <w:tcPr>
            <w:tcW w:w="1589" w:type="pct"/>
            <w:tcBorders>
              <w:top w:val="single" w:sz="6" w:space="0" w:color="C1C7D0"/>
              <w:left w:val="single" w:sz="6" w:space="0" w:color="C1C7D0"/>
              <w:bottom w:val="single" w:sz="6" w:space="0" w:color="C1C7D0"/>
              <w:right w:val="single" w:sz="6" w:space="0" w:color="C1C7D0"/>
            </w:tcBorders>
          </w:tcPr>
          <w:p w14:paraId="400BB7F7" w14:textId="28CAF4EE" w:rsidR="00576334" w:rsidRPr="00C06B81" w:rsidRDefault="00576334" w:rsidP="00933907">
            <w:pPr>
              <w:rPr>
                <w:rFonts w:ascii="Times New Roman" w:eastAsia="Times New Roman" w:hAnsi="Times New Roman" w:cs="Times New Roman"/>
              </w:rPr>
            </w:pPr>
            <w:r w:rsidRPr="00C06B81">
              <w:rPr>
                <w:rFonts w:ascii="Times New Roman" w:eastAsia="Times New Roman" w:hAnsi="Times New Roman" w:cs="Times New Roman"/>
              </w:rPr>
              <w:t>Object</w:t>
            </w:r>
          </w:p>
        </w:tc>
        <w:tc>
          <w:tcPr>
            <w:tcW w:w="158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09BC5DA" w14:textId="79B2163A" w:rsidR="00576334" w:rsidRPr="00C06B81" w:rsidRDefault="00576334" w:rsidP="00933907">
            <w:pPr>
              <w:rPr>
                <w:rFonts w:ascii="Times New Roman" w:eastAsia="Times New Roman" w:hAnsi="Times New Roman" w:cs="Times New Roman"/>
              </w:rPr>
            </w:pPr>
          </w:p>
        </w:tc>
        <w:tc>
          <w:tcPr>
            <w:tcW w:w="813"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3021C68" w14:textId="609D3913" w:rsidR="00576334" w:rsidRPr="00C06B81" w:rsidRDefault="00485B89" w:rsidP="00933907">
            <w:pPr>
              <w:rPr>
                <w:rFonts w:ascii="Times New Roman" w:eastAsia="Times New Roman" w:hAnsi="Times New Roman" w:cs="Times New Roman"/>
              </w:rPr>
            </w:pPr>
            <w:r w:rsidRPr="00C06B81">
              <w:rPr>
                <w:rFonts w:ascii="Times New Roman" w:eastAsia="Times New Roman" w:hAnsi="Times New Roman" w:cs="Times New Roman"/>
              </w:rPr>
              <w:t>Required</w:t>
            </w:r>
          </w:p>
        </w:tc>
      </w:tr>
    </w:tbl>
    <w:p w14:paraId="27D4A7A6" w14:textId="77777777" w:rsidR="000D73B5" w:rsidRPr="00C06B81" w:rsidRDefault="000D73B5" w:rsidP="000D73B5">
      <w:pPr>
        <w:rPr>
          <w:rFonts w:ascii="Times New Roman" w:hAnsi="Times New Roman" w:cs="Times New Roman"/>
        </w:rPr>
      </w:pPr>
      <w:r w:rsidRPr="00C06B81">
        <w:rPr>
          <w:rFonts w:ascii="Times New Roman" w:hAnsi="Times New Roman" w:cs="Times New Roman"/>
        </w:rPr>
        <w:t>ReturnInfo</w:t>
      </w:r>
    </w:p>
    <w:tbl>
      <w:tblPr>
        <w:tblW w:w="5000" w:type="pct"/>
        <w:tblCellMar>
          <w:left w:w="0" w:type="dxa"/>
          <w:right w:w="0" w:type="dxa"/>
        </w:tblCellMar>
        <w:tblLook w:val="04A0" w:firstRow="1" w:lastRow="0" w:firstColumn="1" w:lastColumn="0" w:noHBand="0" w:noVBand="1"/>
      </w:tblPr>
      <w:tblGrid>
        <w:gridCol w:w="1885"/>
        <w:gridCol w:w="2970"/>
        <w:gridCol w:w="2970"/>
        <w:gridCol w:w="1519"/>
      </w:tblGrid>
      <w:tr w:rsidR="00576334" w:rsidRPr="00C06B81" w14:paraId="1CE1BC38" w14:textId="77777777" w:rsidTr="003C230D">
        <w:tc>
          <w:tcPr>
            <w:tcW w:w="1009"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6CF32D26" w14:textId="77777777" w:rsidR="00576334" w:rsidRPr="00C06B81" w:rsidRDefault="00576334"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Parameter</w:t>
            </w:r>
          </w:p>
        </w:tc>
        <w:tc>
          <w:tcPr>
            <w:tcW w:w="1589" w:type="pct"/>
            <w:tcBorders>
              <w:top w:val="single" w:sz="6" w:space="0" w:color="C1C7D0"/>
              <w:left w:val="single" w:sz="6" w:space="0" w:color="C1C7D0"/>
              <w:bottom w:val="single" w:sz="6" w:space="0" w:color="C1C7D0"/>
              <w:right w:val="single" w:sz="6" w:space="0" w:color="C1C7D0"/>
            </w:tcBorders>
            <w:shd w:val="clear" w:color="auto" w:fill="F4F5F7"/>
          </w:tcPr>
          <w:p w14:paraId="279F5D0B" w14:textId="4D5EC7FE" w:rsidR="00576334" w:rsidRPr="00C06B81" w:rsidRDefault="00576334"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Data Type</w:t>
            </w:r>
          </w:p>
        </w:tc>
        <w:tc>
          <w:tcPr>
            <w:tcW w:w="1589"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4818022A" w14:textId="0A4F849E" w:rsidR="00576334" w:rsidRPr="00C06B81" w:rsidRDefault="00576334"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Comments</w:t>
            </w:r>
          </w:p>
        </w:tc>
        <w:tc>
          <w:tcPr>
            <w:tcW w:w="813"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5C17ECBB" w14:textId="0F146C40" w:rsidR="00576334" w:rsidRPr="00C06B81" w:rsidRDefault="003C230D"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Optionality</w:t>
            </w:r>
          </w:p>
        </w:tc>
      </w:tr>
      <w:tr w:rsidR="00576334" w:rsidRPr="00C06B81" w14:paraId="6429BDCC" w14:textId="77777777" w:rsidTr="003C230D">
        <w:tc>
          <w:tcPr>
            <w:tcW w:w="10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ECC23FE" w14:textId="77777777" w:rsidR="00576334" w:rsidRPr="00C06B81" w:rsidRDefault="00576334" w:rsidP="00933907">
            <w:pPr>
              <w:rPr>
                <w:rFonts w:ascii="Times New Roman" w:eastAsia="Times New Roman" w:hAnsi="Times New Roman" w:cs="Times New Roman"/>
                <w:b/>
              </w:rPr>
            </w:pPr>
            <w:r w:rsidRPr="00C06B81">
              <w:rPr>
                <w:rFonts w:ascii="Times New Roman" w:eastAsia="Times New Roman" w:hAnsi="Times New Roman" w:cs="Times New Roman"/>
                <w:b/>
              </w:rPr>
              <w:t>Recipient</w:t>
            </w:r>
          </w:p>
        </w:tc>
        <w:tc>
          <w:tcPr>
            <w:tcW w:w="1589" w:type="pct"/>
            <w:tcBorders>
              <w:top w:val="single" w:sz="6" w:space="0" w:color="C1C7D0"/>
              <w:left w:val="single" w:sz="6" w:space="0" w:color="C1C7D0"/>
              <w:bottom w:val="single" w:sz="6" w:space="0" w:color="C1C7D0"/>
              <w:right w:val="single" w:sz="6" w:space="0" w:color="C1C7D0"/>
            </w:tcBorders>
          </w:tcPr>
          <w:p w14:paraId="730A6CCA" w14:textId="64B98524" w:rsidR="00576334" w:rsidRPr="00C06B81" w:rsidRDefault="00576334" w:rsidP="00933907">
            <w:pPr>
              <w:rPr>
                <w:rFonts w:ascii="Times New Roman" w:eastAsia="Times New Roman" w:hAnsi="Times New Roman" w:cs="Times New Roman"/>
              </w:rPr>
            </w:pPr>
            <w:r w:rsidRPr="00C06B81">
              <w:rPr>
                <w:rFonts w:ascii="Times New Roman" w:eastAsia="Times New Roman" w:hAnsi="Times New Roman" w:cs="Times New Roman"/>
              </w:rPr>
              <w:t xml:space="preserve">Object </w:t>
            </w:r>
          </w:p>
        </w:tc>
        <w:tc>
          <w:tcPr>
            <w:tcW w:w="158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88D9E43" w14:textId="72B70A13" w:rsidR="00576334" w:rsidRPr="00C06B81" w:rsidRDefault="00576334" w:rsidP="00933907">
            <w:pPr>
              <w:rPr>
                <w:rFonts w:ascii="Times New Roman" w:eastAsia="Times New Roman" w:hAnsi="Times New Roman" w:cs="Times New Roman"/>
              </w:rPr>
            </w:pPr>
          </w:p>
        </w:tc>
        <w:tc>
          <w:tcPr>
            <w:tcW w:w="813"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BFD6C20" w14:textId="397F3951" w:rsidR="00576334" w:rsidRPr="00C06B81" w:rsidRDefault="00485B89" w:rsidP="00933907">
            <w:pPr>
              <w:rPr>
                <w:rFonts w:ascii="Times New Roman" w:eastAsia="Times New Roman" w:hAnsi="Times New Roman" w:cs="Times New Roman"/>
              </w:rPr>
            </w:pPr>
            <w:r w:rsidRPr="00C06B81">
              <w:rPr>
                <w:rFonts w:ascii="Times New Roman" w:eastAsia="Times New Roman" w:hAnsi="Times New Roman" w:cs="Times New Roman"/>
              </w:rPr>
              <w:t>Required</w:t>
            </w:r>
          </w:p>
        </w:tc>
      </w:tr>
      <w:tr w:rsidR="00576334" w:rsidRPr="00C06B81" w14:paraId="3172ACB5" w14:textId="77777777" w:rsidTr="003C230D">
        <w:tc>
          <w:tcPr>
            <w:tcW w:w="10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6078A5A" w14:textId="77777777" w:rsidR="00576334" w:rsidRPr="00C06B81" w:rsidRDefault="00576334" w:rsidP="00933907">
            <w:pPr>
              <w:rPr>
                <w:rFonts w:ascii="Times New Roman" w:eastAsia="Times New Roman" w:hAnsi="Times New Roman" w:cs="Times New Roman"/>
                <w:b/>
              </w:rPr>
            </w:pPr>
            <w:r w:rsidRPr="00C06B81">
              <w:rPr>
                <w:rFonts w:ascii="Times New Roman" w:eastAsia="Times New Roman" w:hAnsi="Times New Roman" w:cs="Times New Roman"/>
                <w:b/>
              </w:rPr>
              <w:lastRenderedPageBreak/>
              <w:t>Address</w:t>
            </w:r>
          </w:p>
        </w:tc>
        <w:tc>
          <w:tcPr>
            <w:tcW w:w="1589" w:type="pct"/>
            <w:tcBorders>
              <w:top w:val="single" w:sz="6" w:space="0" w:color="C1C7D0"/>
              <w:left w:val="single" w:sz="6" w:space="0" w:color="C1C7D0"/>
              <w:bottom w:val="single" w:sz="6" w:space="0" w:color="C1C7D0"/>
              <w:right w:val="single" w:sz="6" w:space="0" w:color="C1C7D0"/>
            </w:tcBorders>
          </w:tcPr>
          <w:p w14:paraId="3893471A" w14:textId="39606B89" w:rsidR="00576334" w:rsidRPr="00C06B81" w:rsidRDefault="00576334" w:rsidP="00933907">
            <w:pPr>
              <w:rPr>
                <w:rFonts w:ascii="Times New Roman" w:eastAsia="Times New Roman" w:hAnsi="Times New Roman" w:cs="Times New Roman"/>
              </w:rPr>
            </w:pPr>
            <w:r w:rsidRPr="00C06B81">
              <w:rPr>
                <w:rFonts w:ascii="Times New Roman" w:eastAsia="Times New Roman" w:hAnsi="Times New Roman" w:cs="Times New Roman"/>
              </w:rPr>
              <w:t>Object</w:t>
            </w:r>
          </w:p>
        </w:tc>
        <w:tc>
          <w:tcPr>
            <w:tcW w:w="158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A537A68" w14:textId="0AE2C459" w:rsidR="00576334" w:rsidRPr="00C06B81" w:rsidRDefault="00576334" w:rsidP="00933907">
            <w:pPr>
              <w:rPr>
                <w:rFonts w:ascii="Times New Roman" w:eastAsia="Times New Roman" w:hAnsi="Times New Roman" w:cs="Times New Roman"/>
              </w:rPr>
            </w:pPr>
          </w:p>
        </w:tc>
        <w:tc>
          <w:tcPr>
            <w:tcW w:w="813"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F8BCE34" w14:textId="30CB70D0" w:rsidR="00576334" w:rsidRPr="00C06B81" w:rsidRDefault="003C230D" w:rsidP="00933907">
            <w:pPr>
              <w:rPr>
                <w:rFonts w:ascii="Times New Roman" w:eastAsia="Times New Roman" w:hAnsi="Times New Roman" w:cs="Times New Roman"/>
              </w:rPr>
            </w:pPr>
            <w:r w:rsidRPr="00C06B81">
              <w:rPr>
                <w:rFonts w:ascii="Times New Roman" w:eastAsia="Times New Roman" w:hAnsi="Times New Roman" w:cs="Times New Roman"/>
              </w:rPr>
              <w:t>Optional</w:t>
            </w:r>
          </w:p>
        </w:tc>
      </w:tr>
    </w:tbl>
    <w:p w14:paraId="1758737F" w14:textId="77777777" w:rsidR="000D73B5" w:rsidRPr="00C06B81" w:rsidRDefault="000D73B5" w:rsidP="000D73B5">
      <w:pPr>
        <w:rPr>
          <w:rFonts w:ascii="Times New Roman" w:hAnsi="Times New Roman" w:cs="Times New Roman"/>
        </w:rPr>
      </w:pPr>
      <w:r w:rsidRPr="00C06B81">
        <w:rPr>
          <w:rFonts w:ascii="Times New Roman" w:hAnsi="Times New Roman" w:cs="Times New Roman"/>
        </w:rPr>
        <w:t>Recipient</w:t>
      </w:r>
    </w:p>
    <w:tbl>
      <w:tblPr>
        <w:tblW w:w="5000" w:type="pct"/>
        <w:tblCellMar>
          <w:left w:w="0" w:type="dxa"/>
          <w:right w:w="0" w:type="dxa"/>
        </w:tblCellMar>
        <w:tblLook w:val="04A0" w:firstRow="1" w:lastRow="0" w:firstColumn="1" w:lastColumn="0" w:noHBand="0" w:noVBand="1"/>
      </w:tblPr>
      <w:tblGrid>
        <w:gridCol w:w="1896"/>
        <w:gridCol w:w="2981"/>
        <w:gridCol w:w="2981"/>
        <w:gridCol w:w="1486"/>
      </w:tblGrid>
      <w:tr w:rsidR="00756EF8" w:rsidRPr="00C06B81" w14:paraId="0ABD2159" w14:textId="77777777" w:rsidTr="003C230D">
        <w:tc>
          <w:tcPr>
            <w:tcW w:w="1015"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1DCE8448" w14:textId="77777777" w:rsidR="00576334" w:rsidRPr="00C06B81" w:rsidRDefault="00576334"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Parameter</w:t>
            </w:r>
          </w:p>
        </w:tc>
        <w:tc>
          <w:tcPr>
            <w:tcW w:w="1595" w:type="pct"/>
            <w:tcBorders>
              <w:top w:val="single" w:sz="6" w:space="0" w:color="C1C7D0"/>
              <w:left w:val="single" w:sz="6" w:space="0" w:color="C1C7D0"/>
              <w:bottom w:val="single" w:sz="6" w:space="0" w:color="C1C7D0"/>
              <w:right w:val="single" w:sz="6" w:space="0" w:color="C1C7D0"/>
            </w:tcBorders>
            <w:shd w:val="clear" w:color="auto" w:fill="F4F5F7"/>
          </w:tcPr>
          <w:p w14:paraId="7CB0B636" w14:textId="0D57A972" w:rsidR="00576334" w:rsidRPr="00C06B81" w:rsidRDefault="00576334"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Data Type</w:t>
            </w:r>
          </w:p>
        </w:tc>
        <w:tc>
          <w:tcPr>
            <w:tcW w:w="1595"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16B581E5" w14:textId="4C97F577" w:rsidR="00576334" w:rsidRPr="00C06B81" w:rsidRDefault="00576334"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Comments</w:t>
            </w:r>
          </w:p>
        </w:tc>
        <w:tc>
          <w:tcPr>
            <w:tcW w:w="795"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4C44E976" w14:textId="7122677E" w:rsidR="00576334" w:rsidRPr="00C06B81" w:rsidRDefault="003C230D"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Optionality</w:t>
            </w:r>
          </w:p>
        </w:tc>
      </w:tr>
      <w:tr w:rsidR="00756EF8" w:rsidRPr="00C06B81" w14:paraId="182FF1E2" w14:textId="77777777" w:rsidTr="003C230D">
        <w:tc>
          <w:tcPr>
            <w:tcW w:w="101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EC4D106" w14:textId="77777777" w:rsidR="00576334" w:rsidRPr="00C06B81" w:rsidRDefault="00576334" w:rsidP="00933907">
            <w:pPr>
              <w:rPr>
                <w:rFonts w:ascii="Times New Roman" w:eastAsia="Times New Roman" w:hAnsi="Times New Roman" w:cs="Times New Roman"/>
              </w:rPr>
            </w:pPr>
            <w:r w:rsidRPr="00C06B81">
              <w:rPr>
                <w:rFonts w:ascii="Times New Roman" w:eastAsia="Times New Roman" w:hAnsi="Times New Roman" w:cs="Times New Roman"/>
              </w:rPr>
              <w:t>Organization</w:t>
            </w:r>
          </w:p>
        </w:tc>
        <w:tc>
          <w:tcPr>
            <w:tcW w:w="1595" w:type="pct"/>
            <w:tcBorders>
              <w:top w:val="single" w:sz="6" w:space="0" w:color="C1C7D0"/>
              <w:left w:val="single" w:sz="6" w:space="0" w:color="C1C7D0"/>
              <w:bottom w:val="single" w:sz="6" w:space="0" w:color="C1C7D0"/>
              <w:right w:val="single" w:sz="6" w:space="0" w:color="C1C7D0"/>
            </w:tcBorders>
          </w:tcPr>
          <w:p w14:paraId="5E3047A6" w14:textId="4BFDB4BD" w:rsidR="00576334" w:rsidRPr="00C06B81" w:rsidRDefault="00576334" w:rsidP="00933907">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5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F93D6AD" w14:textId="54766C94" w:rsidR="00576334" w:rsidRPr="00C06B81" w:rsidRDefault="00576334" w:rsidP="00933907">
            <w:pPr>
              <w:rPr>
                <w:rFonts w:ascii="Times New Roman" w:eastAsia="Times New Roman" w:hAnsi="Times New Roman" w:cs="Times New Roman"/>
              </w:rPr>
            </w:pPr>
          </w:p>
        </w:tc>
        <w:tc>
          <w:tcPr>
            <w:tcW w:w="7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59FA2A8" w14:textId="13854AA1" w:rsidR="00576334" w:rsidRPr="00C06B81" w:rsidRDefault="003C230D" w:rsidP="00933907">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756EF8" w:rsidRPr="00C06B81" w14:paraId="1784B397" w14:textId="77777777" w:rsidTr="003C230D">
        <w:tc>
          <w:tcPr>
            <w:tcW w:w="101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641A426" w14:textId="77777777"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Prefix</w:t>
            </w:r>
          </w:p>
        </w:tc>
        <w:tc>
          <w:tcPr>
            <w:tcW w:w="1595" w:type="pct"/>
            <w:tcBorders>
              <w:top w:val="single" w:sz="6" w:space="0" w:color="C1C7D0"/>
              <w:left w:val="single" w:sz="6" w:space="0" w:color="C1C7D0"/>
              <w:bottom w:val="single" w:sz="6" w:space="0" w:color="C1C7D0"/>
              <w:right w:val="single" w:sz="6" w:space="0" w:color="C1C7D0"/>
            </w:tcBorders>
          </w:tcPr>
          <w:p w14:paraId="1FBF2B0A" w14:textId="0125814C"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5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F42F5FC" w14:textId="10C990A8" w:rsidR="00576334" w:rsidRPr="00C06B81" w:rsidRDefault="00576334" w:rsidP="004C6CCB">
            <w:pPr>
              <w:rPr>
                <w:rFonts w:ascii="Times New Roman" w:eastAsia="Times New Roman" w:hAnsi="Times New Roman" w:cs="Times New Roman"/>
              </w:rPr>
            </w:pPr>
          </w:p>
        </w:tc>
        <w:tc>
          <w:tcPr>
            <w:tcW w:w="7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6E3AD85" w14:textId="60A0913A" w:rsidR="00576334" w:rsidRPr="00C06B81" w:rsidRDefault="003C230D" w:rsidP="004C6CCB">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756EF8" w:rsidRPr="00C06B81" w14:paraId="5393A963" w14:textId="77777777" w:rsidTr="003C230D">
        <w:tc>
          <w:tcPr>
            <w:tcW w:w="101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4763E41" w14:textId="77777777"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FirstName</w:t>
            </w:r>
          </w:p>
        </w:tc>
        <w:tc>
          <w:tcPr>
            <w:tcW w:w="1595" w:type="pct"/>
            <w:tcBorders>
              <w:top w:val="single" w:sz="6" w:space="0" w:color="C1C7D0"/>
              <w:left w:val="single" w:sz="6" w:space="0" w:color="C1C7D0"/>
              <w:bottom w:val="single" w:sz="6" w:space="0" w:color="C1C7D0"/>
              <w:right w:val="single" w:sz="6" w:space="0" w:color="C1C7D0"/>
            </w:tcBorders>
          </w:tcPr>
          <w:p w14:paraId="1551CCE6" w14:textId="16DDF2D0"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5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73F1D27" w14:textId="7531DF56" w:rsidR="00576334" w:rsidRPr="00C06B81" w:rsidRDefault="00576334" w:rsidP="004C6CCB">
            <w:pPr>
              <w:rPr>
                <w:rFonts w:ascii="Times New Roman" w:eastAsia="Times New Roman" w:hAnsi="Times New Roman" w:cs="Times New Roman"/>
              </w:rPr>
            </w:pPr>
          </w:p>
        </w:tc>
        <w:tc>
          <w:tcPr>
            <w:tcW w:w="7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B4E3D55" w14:textId="409D0947" w:rsidR="00576334" w:rsidRPr="00C06B81" w:rsidRDefault="003C230D" w:rsidP="004C6CCB">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756EF8" w:rsidRPr="00C06B81" w14:paraId="7DF5B03A" w14:textId="77777777" w:rsidTr="003C230D">
        <w:tc>
          <w:tcPr>
            <w:tcW w:w="101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DB1A8ED" w14:textId="77777777"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MiddleName</w:t>
            </w:r>
          </w:p>
        </w:tc>
        <w:tc>
          <w:tcPr>
            <w:tcW w:w="1595" w:type="pct"/>
            <w:tcBorders>
              <w:top w:val="single" w:sz="6" w:space="0" w:color="C1C7D0"/>
              <w:left w:val="single" w:sz="6" w:space="0" w:color="C1C7D0"/>
              <w:bottom w:val="single" w:sz="6" w:space="0" w:color="C1C7D0"/>
              <w:right w:val="single" w:sz="6" w:space="0" w:color="C1C7D0"/>
            </w:tcBorders>
          </w:tcPr>
          <w:p w14:paraId="6588CF16" w14:textId="5BB8E3DD"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5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3AA5DC5" w14:textId="7CABCA9C" w:rsidR="00576334" w:rsidRPr="00C06B81" w:rsidRDefault="00576334" w:rsidP="004C6CCB">
            <w:pPr>
              <w:rPr>
                <w:rFonts w:ascii="Times New Roman" w:eastAsia="Times New Roman" w:hAnsi="Times New Roman" w:cs="Times New Roman"/>
              </w:rPr>
            </w:pPr>
          </w:p>
        </w:tc>
        <w:tc>
          <w:tcPr>
            <w:tcW w:w="7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9DC27F5" w14:textId="4FB6E356" w:rsidR="00576334" w:rsidRPr="00C06B81" w:rsidRDefault="003C230D" w:rsidP="004C6CCB">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756EF8" w:rsidRPr="00C06B81" w14:paraId="21FF49AE" w14:textId="77777777" w:rsidTr="003C230D">
        <w:tc>
          <w:tcPr>
            <w:tcW w:w="101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0F9647D" w14:textId="77777777"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LastName</w:t>
            </w:r>
          </w:p>
        </w:tc>
        <w:tc>
          <w:tcPr>
            <w:tcW w:w="1595" w:type="pct"/>
            <w:tcBorders>
              <w:top w:val="single" w:sz="6" w:space="0" w:color="C1C7D0"/>
              <w:left w:val="single" w:sz="6" w:space="0" w:color="C1C7D0"/>
              <w:bottom w:val="single" w:sz="6" w:space="0" w:color="C1C7D0"/>
              <w:right w:val="single" w:sz="6" w:space="0" w:color="C1C7D0"/>
            </w:tcBorders>
          </w:tcPr>
          <w:p w14:paraId="16654921" w14:textId="5F0A7382"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5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A90F743" w14:textId="3EDBEECF" w:rsidR="00576334" w:rsidRPr="00C06B81" w:rsidRDefault="00576334" w:rsidP="004C6CCB">
            <w:pPr>
              <w:rPr>
                <w:rFonts w:ascii="Times New Roman" w:eastAsia="Times New Roman" w:hAnsi="Times New Roman" w:cs="Times New Roman"/>
              </w:rPr>
            </w:pPr>
          </w:p>
        </w:tc>
        <w:tc>
          <w:tcPr>
            <w:tcW w:w="7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66A95BC" w14:textId="3E61DE68" w:rsidR="00576334" w:rsidRPr="00C06B81" w:rsidRDefault="003C230D" w:rsidP="004C6CCB">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756EF8" w:rsidRPr="00C06B81" w14:paraId="14416047" w14:textId="77777777" w:rsidTr="003C230D">
        <w:tc>
          <w:tcPr>
            <w:tcW w:w="101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DF8CDF3" w14:textId="77777777"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Suffix</w:t>
            </w:r>
          </w:p>
        </w:tc>
        <w:tc>
          <w:tcPr>
            <w:tcW w:w="1595" w:type="pct"/>
            <w:tcBorders>
              <w:top w:val="single" w:sz="6" w:space="0" w:color="C1C7D0"/>
              <w:left w:val="single" w:sz="6" w:space="0" w:color="C1C7D0"/>
              <w:bottom w:val="single" w:sz="6" w:space="0" w:color="C1C7D0"/>
              <w:right w:val="single" w:sz="6" w:space="0" w:color="C1C7D0"/>
            </w:tcBorders>
          </w:tcPr>
          <w:p w14:paraId="1B242C72" w14:textId="2EFE18B2"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5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D01C4C3" w14:textId="31E0E0FE" w:rsidR="00576334" w:rsidRPr="00C06B81" w:rsidRDefault="00576334" w:rsidP="004C6CCB">
            <w:pPr>
              <w:rPr>
                <w:rFonts w:ascii="Times New Roman" w:eastAsia="Times New Roman" w:hAnsi="Times New Roman" w:cs="Times New Roman"/>
              </w:rPr>
            </w:pPr>
          </w:p>
        </w:tc>
        <w:tc>
          <w:tcPr>
            <w:tcW w:w="7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7E62C61" w14:textId="08322326" w:rsidR="00576334" w:rsidRPr="00C06B81" w:rsidRDefault="003C230D" w:rsidP="004C6CCB">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756EF8" w:rsidRPr="00C06B81" w14:paraId="59AFD906" w14:textId="77777777" w:rsidTr="003C230D">
        <w:tc>
          <w:tcPr>
            <w:tcW w:w="101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8AC95D4" w14:textId="77777777"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Phone</w:t>
            </w:r>
          </w:p>
        </w:tc>
        <w:tc>
          <w:tcPr>
            <w:tcW w:w="1595" w:type="pct"/>
            <w:tcBorders>
              <w:top w:val="single" w:sz="6" w:space="0" w:color="C1C7D0"/>
              <w:left w:val="single" w:sz="6" w:space="0" w:color="C1C7D0"/>
              <w:bottom w:val="single" w:sz="6" w:space="0" w:color="C1C7D0"/>
              <w:right w:val="single" w:sz="6" w:space="0" w:color="C1C7D0"/>
            </w:tcBorders>
          </w:tcPr>
          <w:p w14:paraId="2C195541" w14:textId="65062FAA"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5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4048087" w14:textId="77777777" w:rsidR="00576334" w:rsidRDefault="00EC3645" w:rsidP="004C6CCB">
            <w:pPr>
              <w:rPr>
                <w:rFonts w:ascii="Times New Roman" w:eastAsia="Times New Roman" w:hAnsi="Times New Roman" w:cs="Times New Roman"/>
              </w:rPr>
            </w:pPr>
            <w:r>
              <w:rPr>
                <w:rFonts w:ascii="Times New Roman" w:eastAsia="Times New Roman" w:hAnsi="Times New Roman" w:cs="Times New Roman"/>
              </w:rPr>
              <w:t xml:space="preserve">Regex Pattern: </w:t>
            </w:r>
            <w:r>
              <w:rPr>
                <w:rFonts w:ascii="Times New Roman" w:eastAsia="Times New Roman" w:hAnsi="Times New Roman" w:cs="Times New Roman"/>
              </w:rPr>
              <w:br/>
            </w:r>
            <w:r w:rsidR="006D15CA" w:rsidRPr="006D15CA">
              <w:rPr>
                <w:rFonts w:ascii="Times New Roman" w:eastAsia="Times New Roman" w:hAnsi="Times New Roman" w:cs="Times New Roman"/>
              </w:rPr>
              <w:t>^\(?([2-9][0-8][0-9])\)?[-. ]?([2-9][0-9]{2})[-. ]?([0-9]{4})$</w:t>
            </w:r>
          </w:p>
          <w:p w14:paraId="4FFCBA3C" w14:textId="56198E71" w:rsidR="002F1F5A" w:rsidRPr="00336191" w:rsidRDefault="002E4922" w:rsidP="00336191">
            <w:pPr>
              <w:rPr>
                <w:rFonts w:ascii="Times New Roman" w:eastAsia="Times New Roman" w:hAnsi="Times New Roman" w:cs="Times New Roman"/>
              </w:rPr>
            </w:pPr>
            <w:r w:rsidRPr="00336191">
              <w:rPr>
                <w:rFonts w:ascii="Times New Roman" w:eastAsia="Times New Roman" w:hAnsi="Times New Roman" w:cs="Times New Roman"/>
              </w:rPr>
              <w:br/>
            </w:r>
            <w:r w:rsidR="002F1F5A" w:rsidRPr="00336191">
              <w:rPr>
                <w:rFonts w:ascii="Times New Roman" w:eastAsia="Times New Roman" w:hAnsi="Times New Roman" w:cs="Times New Roman"/>
              </w:rPr>
              <w:t xml:space="preserve">If </w:t>
            </w:r>
            <w:r w:rsidR="00882ED3" w:rsidRPr="00336191">
              <w:rPr>
                <w:rFonts w:ascii="Times New Roman" w:eastAsia="Times New Roman" w:hAnsi="Times New Roman" w:cs="Times New Roman"/>
              </w:rPr>
              <w:t>ShippingMethod =</w:t>
            </w:r>
            <w:r w:rsidR="00336191" w:rsidRPr="00336191">
              <w:rPr>
                <w:rFonts w:ascii="Times New Roman" w:eastAsia="Times New Roman" w:hAnsi="Times New Roman" w:cs="Times New Roman"/>
              </w:rPr>
              <w:br/>
            </w:r>
            <w:r w:rsidR="00882ED3" w:rsidRPr="00336191">
              <w:rPr>
                <w:rFonts w:ascii="Times New Roman" w:hAnsi="Times New Roman" w:cs="Times New Roman"/>
              </w:rPr>
              <w:t>FedEx</w:t>
            </w:r>
            <w:r w:rsidR="00A76F54" w:rsidRPr="00336191">
              <w:rPr>
                <w:rFonts w:ascii="Times New Roman" w:hAnsi="Times New Roman" w:cs="Times New Roman"/>
              </w:rPr>
              <w:t>,</w:t>
            </w:r>
            <w:r w:rsidR="00540F6D" w:rsidRPr="00336191">
              <w:rPr>
                <w:rFonts w:ascii="Times New Roman" w:hAnsi="Times New Roman" w:cs="Times New Roman"/>
              </w:rPr>
              <w:t xml:space="preserve"> </w:t>
            </w:r>
            <w:r w:rsidR="00336191" w:rsidRPr="00336191">
              <w:rPr>
                <w:rFonts w:ascii="Times New Roman" w:hAnsi="Times New Roman" w:cs="Times New Roman"/>
              </w:rPr>
              <w:br/>
            </w:r>
            <w:r w:rsidR="00540F6D" w:rsidRPr="00336191">
              <w:rPr>
                <w:rFonts w:ascii="Times New Roman" w:hAnsi="Times New Roman" w:cs="Times New Roman"/>
              </w:rPr>
              <w:t>USPS Priority</w:t>
            </w:r>
            <w:r w:rsidR="00336191" w:rsidRPr="00336191">
              <w:rPr>
                <w:rFonts w:ascii="Times New Roman" w:hAnsi="Times New Roman" w:cs="Times New Roman"/>
              </w:rPr>
              <w:t xml:space="preserve"> </w:t>
            </w:r>
            <w:r w:rsidR="00336191" w:rsidRPr="00336191">
              <w:rPr>
                <w:rFonts w:ascii="Times New Roman" w:hAnsi="Times New Roman" w:cs="Times New Roman"/>
              </w:rPr>
              <w:br/>
            </w:r>
            <w:r w:rsidR="003E2FE1">
              <w:rPr>
                <w:rFonts w:ascii="Times New Roman" w:hAnsi="Times New Roman" w:cs="Times New Roman"/>
              </w:rPr>
              <w:t>USPS Priority Express</w:t>
            </w:r>
            <w:r w:rsidR="00A76F54" w:rsidRPr="00336191">
              <w:rPr>
                <w:rFonts w:ascii="Times New Roman" w:eastAsia="Times New Roman" w:hAnsi="Times New Roman" w:cs="Times New Roman"/>
              </w:rPr>
              <w:t xml:space="preserve"> </w:t>
            </w:r>
            <w:r w:rsidR="00336191" w:rsidRPr="00336191">
              <w:rPr>
                <w:rFonts w:ascii="Times New Roman" w:eastAsia="Times New Roman" w:hAnsi="Times New Roman" w:cs="Times New Roman"/>
              </w:rPr>
              <w:br/>
            </w:r>
            <w:r w:rsidR="00A76F54" w:rsidRPr="00336191">
              <w:rPr>
                <w:rFonts w:ascii="Times New Roman" w:eastAsia="Times New Roman" w:hAnsi="Times New Roman" w:cs="Times New Roman"/>
              </w:rPr>
              <w:t>then Phone is required</w:t>
            </w:r>
          </w:p>
        </w:tc>
        <w:tc>
          <w:tcPr>
            <w:tcW w:w="7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D816FEE" w14:textId="37C7BB73" w:rsidR="00576334" w:rsidRPr="00C06B81" w:rsidRDefault="00A76F54" w:rsidP="004C6CCB">
            <w:pPr>
              <w:rPr>
                <w:rFonts w:ascii="Times New Roman" w:eastAsia="Times New Roman" w:hAnsi="Times New Roman" w:cs="Times New Roman"/>
              </w:rPr>
            </w:pPr>
            <w:r>
              <w:rPr>
                <w:rFonts w:ascii="Times New Roman" w:eastAsia="Times New Roman" w:hAnsi="Times New Roman" w:cs="Times New Roman"/>
              </w:rPr>
              <w:t>Conditional Required</w:t>
            </w:r>
          </w:p>
        </w:tc>
      </w:tr>
      <w:tr w:rsidR="00756EF8" w:rsidRPr="00C06B81" w14:paraId="6BC8D623" w14:textId="77777777" w:rsidTr="003C230D">
        <w:tc>
          <w:tcPr>
            <w:tcW w:w="101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E9EF4D2" w14:textId="77777777"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EmailAddress</w:t>
            </w:r>
          </w:p>
        </w:tc>
        <w:tc>
          <w:tcPr>
            <w:tcW w:w="1595" w:type="pct"/>
            <w:tcBorders>
              <w:top w:val="single" w:sz="6" w:space="0" w:color="C1C7D0"/>
              <w:left w:val="single" w:sz="6" w:space="0" w:color="C1C7D0"/>
              <w:bottom w:val="single" w:sz="6" w:space="0" w:color="C1C7D0"/>
              <w:right w:val="single" w:sz="6" w:space="0" w:color="C1C7D0"/>
            </w:tcBorders>
          </w:tcPr>
          <w:p w14:paraId="35C760B9" w14:textId="395F8624"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5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322CCC4" w14:textId="3373A303" w:rsidR="00576334" w:rsidRPr="00C06B81" w:rsidRDefault="00756EF8" w:rsidP="004C6CCB">
            <w:pPr>
              <w:rPr>
                <w:rFonts w:ascii="Times New Roman" w:eastAsia="Times New Roman" w:hAnsi="Times New Roman" w:cs="Times New Roman"/>
              </w:rPr>
            </w:pPr>
            <w:r>
              <w:rPr>
                <w:rFonts w:ascii="Times New Roman" w:eastAsia="Times New Roman" w:hAnsi="Times New Roman" w:cs="Times New Roman"/>
              </w:rPr>
              <w:t xml:space="preserve">If E-Delivery object is passed, then </w:t>
            </w:r>
            <w:r w:rsidR="007B48C7">
              <w:rPr>
                <w:rFonts w:ascii="Times New Roman" w:eastAsia="Times New Roman" w:hAnsi="Times New Roman" w:cs="Times New Roman"/>
              </w:rPr>
              <w:t xml:space="preserve">Recipient </w:t>
            </w:r>
            <w:r w:rsidRPr="00C06B81">
              <w:rPr>
                <w:rFonts w:ascii="Times New Roman" w:eastAsia="Times New Roman" w:hAnsi="Times New Roman" w:cs="Times New Roman"/>
              </w:rPr>
              <w:t>EmailAddress</w:t>
            </w:r>
            <w:r>
              <w:rPr>
                <w:rFonts w:ascii="Times New Roman" w:eastAsia="Times New Roman" w:hAnsi="Times New Roman" w:cs="Times New Roman"/>
              </w:rPr>
              <w:t xml:space="preserve"> is required</w:t>
            </w:r>
          </w:p>
        </w:tc>
        <w:tc>
          <w:tcPr>
            <w:tcW w:w="79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916690B" w14:textId="7281A677" w:rsidR="00576334" w:rsidRPr="00C06B81" w:rsidRDefault="00756EF8" w:rsidP="004C6CCB">
            <w:pPr>
              <w:rPr>
                <w:rFonts w:ascii="Times New Roman" w:eastAsia="Times New Roman" w:hAnsi="Times New Roman" w:cs="Times New Roman"/>
              </w:rPr>
            </w:pPr>
            <w:r>
              <w:rPr>
                <w:rFonts w:ascii="Times New Roman" w:eastAsia="Times New Roman" w:hAnsi="Times New Roman" w:cs="Times New Roman"/>
              </w:rPr>
              <w:t xml:space="preserve">Conditional </w:t>
            </w:r>
            <w:r w:rsidR="00AE154A">
              <w:rPr>
                <w:rFonts w:ascii="Times New Roman" w:eastAsia="Times New Roman" w:hAnsi="Times New Roman" w:cs="Times New Roman"/>
              </w:rPr>
              <w:t>Required</w:t>
            </w:r>
          </w:p>
        </w:tc>
      </w:tr>
    </w:tbl>
    <w:p w14:paraId="17B4FB5F" w14:textId="77777777" w:rsidR="004C6CCB" w:rsidRPr="00C06B81" w:rsidRDefault="004C6CCB" w:rsidP="000D73B5">
      <w:pPr>
        <w:rPr>
          <w:rFonts w:ascii="Times New Roman" w:hAnsi="Times New Roman" w:cs="Times New Roman"/>
        </w:rPr>
      </w:pPr>
    </w:p>
    <w:p w14:paraId="7F62D734" w14:textId="35765559" w:rsidR="000D73B5" w:rsidRPr="00C06B81" w:rsidRDefault="000D73B5" w:rsidP="000D73B5">
      <w:pPr>
        <w:rPr>
          <w:rFonts w:ascii="Times New Roman" w:hAnsi="Times New Roman" w:cs="Times New Roman"/>
        </w:rPr>
      </w:pPr>
      <w:r w:rsidRPr="00C06B81">
        <w:rPr>
          <w:rFonts w:ascii="Times New Roman" w:hAnsi="Times New Roman" w:cs="Times New Roman"/>
        </w:rPr>
        <w:t>Address</w:t>
      </w:r>
    </w:p>
    <w:tbl>
      <w:tblPr>
        <w:tblW w:w="5000" w:type="pct"/>
        <w:tblCellMar>
          <w:left w:w="0" w:type="dxa"/>
          <w:right w:w="0" w:type="dxa"/>
        </w:tblCellMar>
        <w:tblLook w:val="04A0" w:firstRow="1" w:lastRow="0" w:firstColumn="1" w:lastColumn="0" w:noHBand="0" w:noVBand="1"/>
      </w:tblPr>
      <w:tblGrid>
        <w:gridCol w:w="2683"/>
        <w:gridCol w:w="2205"/>
        <w:gridCol w:w="2939"/>
        <w:gridCol w:w="1517"/>
      </w:tblGrid>
      <w:tr w:rsidR="00576334" w:rsidRPr="00C06B81" w14:paraId="2CAE23FB" w14:textId="77777777" w:rsidTr="003C230D">
        <w:tc>
          <w:tcPr>
            <w:tcW w:w="1375"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6D4FA176" w14:textId="77777777" w:rsidR="00576334" w:rsidRPr="00C06B81" w:rsidRDefault="00576334"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Parameter</w:t>
            </w:r>
          </w:p>
        </w:tc>
        <w:tc>
          <w:tcPr>
            <w:tcW w:w="1200" w:type="pct"/>
            <w:tcBorders>
              <w:top w:val="single" w:sz="6" w:space="0" w:color="C1C7D0"/>
              <w:left w:val="single" w:sz="6" w:space="0" w:color="C1C7D0"/>
              <w:bottom w:val="single" w:sz="6" w:space="0" w:color="C1C7D0"/>
              <w:right w:val="single" w:sz="6" w:space="0" w:color="C1C7D0"/>
            </w:tcBorders>
            <w:shd w:val="clear" w:color="auto" w:fill="F4F5F7"/>
          </w:tcPr>
          <w:p w14:paraId="3B23B7D6" w14:textId="2553DF1C" w:rsidR="00576334" w:rsidRPr="00C06B81" w:rsidRDefault="00576334"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Data Type</w:t>
            </w:r>
          </w:p>
        </w:tc>
        <w:tc>
          <w:tcPr>
            <w:tcW w:w="1593"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22F22301" w14:textId="44B3A73D" w:rsidR="00576334" w:rsidRPr="00C06B81" w:rsidRDefault="00576334"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Comments</w:t>
            </w:r>
          </w:p>
        </w:tc>
        <w:tc>
          <w:tcPr>
            <w:tcW w:w="832"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3E35B002" w14:textId="714AD729" w:rsidR="00576334" w:rsidRPr="00C06B81" w:rsidRDefault="00FA1E11"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Optionality</w:t>
            </w:r>
          </w:p>
        </w:tc>
      </w:tr>
      <w:tr w:rsidR="00576334" w:rsidRPr="00C06B81" w14:paraId="5A281DA5" w14:textId="77777777" w:rsidTr="003C230D">
        <w:tc>
          <w:tcPr>
            <w:tcW w:w="137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7985C27" w14:textId="77777777"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lastRenderedPageBreak/>
              <w:t>OptionalLine1AboveStreet</w:t>
            </w:r>
          </w:p>
        </w:tc>
        <w:tc>
          <w:tcPr>
            <w:tcW w:w="1200" w:type="pct"/>
            <w:tcBorders>
              <w:top w:val="single" w:sz="6" w:space="0" w:color="C1C7D0"/>
              <w:left w:val="single" w:sz="6" w:space="0" w:color="C1C7D0"/>
              <w:bottom w:val="single" w:sz="6" w:space="0" w:color="C1C7D0"/>
              <w:right w:val="single" w:sz="6" w:space="0" w:color="C1C7D0"/>
            </w:tcBorders>
          </w:tcPr>
          <w:p w14:paraId="01D6DAEA" w14:textId="0D521547"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593"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B1408BA" w14:textId="7DF3B951" w:rsidR="00576334" w:rsidRPr="00C06B81" w:rsidRDefault="00576334" w:rsidP="004C6CCB">
            <w:pPr>
              <w:rPr>
                <w:rFonts w:ascii="Times New Roman" w:eastAsia="Times New Roman" w:hAnsi="Times New Roman" w:cs="Times New Roman"/>
              </w:rPr>
            </w:pPr>
          </w:p>
        </w:tc>
        <w:tc>
          <w:tcPr>
            <w:tcW w:w="832"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A9FA920" w14:textId="271A094E" w:rsidR="00576334" w:rsidRPr="00C06B81" w:rsidRDefault="003C230D" w:rsidP="004C6CCB">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576334" w:rsidRPr="00C06B81" w14:paraId="7CE2C896" w14:textId="77777777" w:rsidTr="003C230D">
        <w:tc>
          <w:tcPr>
            <w:tcW w:w="137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7346331" w14:textId="77777777"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OptionalLine2AboveStreet</w:t>
            </w:r>
          </w:p>
        </w:tc>
        <w:tc>
          <w:tcPr>
            <w:tcW w:w="1200" w:type="pct"/>
            <w:tcBorders>
              <w:top w:val="single" w:sz="6" w:space="0" w:color="C1C7D0"/>
              <w:left w:val="single" w:sz="6" w:space="0" w:color="C1C7D0"/>
              <w:bottom w:val="single" w:sz="6" w:space="0" w:color="C1C7D0"/>
              <w:right w:val="single" w:sz="6" w:space="0" w:color="C1C7D0"/>
            </w:tcBorders>
          </w:tcPr>
          <w:p w14:paraId="5F9DF06D" w14:textId="2106EF81"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593"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FCE05B9" w14:textId="0A1947EC" w:rsidR="00576334" w:rsidRPr="00C06B81" w:rsidRDefault="00576334" w:rsidP="004C6CCB">
            <w:pPr>
              <w:rPr>
                <w:rFonts w:ascii="Times New Roman" w:eastAsia="Times New Roman" w:hAnsi="Times New Roman" w:cs="Times New Roman"/>
              </w:rPr>
            </w:pPr>
          </w:p>
        </w:tc>
        <w:tc>
          <w:tcPr>
            <w:tcW w:w="832"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DBE6984" w14:textId="38ACD8BF" w:rsidR="00576334" w:rsidRPr="00C06B81" w:rsidRDefault="003C230D" w:rsidP="004C6CCB">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576334" w:rsidRPr="00C06B81" w14:paraId="7E79B8D6" w14:textId="77777777" w:rsidTr="003C230D">
        <w:tc>
          <w:tcPr>
            <w:tcW w:w="137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FB56EC9" w14:textId="77777777"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Street</w:t>
            </w:r>
          </w:p>
        </w:tc>
        <w:tc>
          <w:tcPr>
            <w:tcW w:w="1200" w:type="pct"/>
            <w:tcBorders>
              <w:top w:val="single" w:sz="6" w:space="0" w:color="C1C7D0"/>
              <w:left w:val="single" w:sz="6" w:space="0" w:color="C1C7D0"/>
              <w:bottom w:val="single" w:sz="6" w:space="0" w:color="C1C7D0"/>
              <w:right w:val="single" w:sz="6" w:space="0" w:color="C1C7D0"/>
            </w:tcBorders>
          </w:tcPr>
          <w:p w14:paraId="13585678" w14:textId="221EEFDF"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593"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E67FA2D" w14:textId="06E8E701" w:rsidR="00576334" w:rsidRPr="00C06B81" w:rsidRDefault="00576334" w:rsidP="004C6CCB">
            <w:pPr>
              <w:rPr>
                <w:rFonts w:ascii="Times New Roman" w:eastAsia="Times New Roman" w:hAnsi="Times New Roman" w:cs="Times New Roman"/>
              </w:rPr>
            </w:pPr>
          </w:p>
        </w:tc>
        <w:tc>
          <w:tcPr>
            <w:tcW w:w="832"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5F54C38" w14:textId="28C635D3" w:rsidR="00576334" w:rsidRPr="00C06B81" w:rsidRDefault="00B75B4E" w:rsidP="004C6CCB">
            <w:pPr>
              <w:rPr>
                <w:rFonts w:ascii="Times New Roman" w:eastAsia="Times New Roman" w:hAnsi="Times New Roman" w:cs="Times New Roman"/>
              </w:rPr>
            </w:pPr>
            <w:r>
              <w:rPr>
                <w:rFonts w:ascii="Times New Roman" w:eastAsia="Times New Roman" w:hAnsi="Times New Roman" w:cs="Times New Roman"/>
              </w:rPr>
              <w:t>Required</w:t>
            </w:r>
          </w:p>
        </w:tc>
      </w:tr>
      <w:tr w:rsidR="00576334" w:rsidRPr="00C06B81" w14:paraId="54E1795A" w14:textId="77777777" w:rsidTr="003C230D">
        <w:tc>
          <w:tcPr>
            <w:tcW w:w="137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D407D82" w14:textId="77777777"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OptionalLine1BelowStreet</w:t>
            </w:r>
          </w:p>
        </w:tc>
        <w:tc>
          <w:tcPr>
            <w:tcW w:w="1200" w:type="pct"/>
            <w:tcBorders>
              <w:top w:val="single" w:sz="6" w:space="0" w:color="C1C7D0"/>
              <w:left w:val="single" w:sz="6" w:space="0" w:color="C1C7D0"/>
              <w:bottom w:val="single" w:sz="6" w:space="0" w:color="C1C7D0"/>
              <w:right w:val="single" w:sz="6" w:space="0" w:color="C1C7D0"/>
            </w:tcBorders>
          </w:tcPr>
          <w:p w14:paraId="0816A412" w14:textId="17E506D8"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593"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E1BAC28" w14:textId="2FF2C2AB" w:rsidR="00576334" w:rsidRPr="00C06B81" w:rsidRDefault="00576334" w:rsidP="004C6CCB">
            <w:pPr>
              <w:rPr>
                <w:rFonts w:ascii="Times New Roman" w:eastAsia="Times New Roman" w:hAnsi="Times New Roman" w:cs="Times New Roman"/>
              </w:rPr>
            </w:pPr>
          </w:p>
        </w:tc>
        <w:tc>
          <w:tcPr>
            <w:tcW w:w="832"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6A862C2" w14:textId="72E1E561" w:rsidR="00576334" w:rsidRPr="00C06B81" w:rsidRDefault="003C230D" w:rsidP="004C6CCB">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576334" w:rsidRPr="00C06B81" w14:paraId="7FBB9353" w14:textId="77777777" w:rsidTr="003C230D">
        <w:tc>
          <w:tcPr>
            <w:tcW w:w="137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0EA4063" w14:textId="77777777"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OptionalLine2BelowStreet</w:t>
            </w:r>
          </w:p>
        </w:tc>
        <w:tc>
          <w:tcPr>
            <w:tcW w:w="1200" w:type="pct"/>
            <w:tcBorders>
              <w:top w:val="single" w:sz="6" w:space="0" w:color="C1C7D0"/>
              <w:left w:val="single" w:sz="6" w:space="0" w:color="C1C7D0"/>
              <w:bottom w:val="single" w:sz="6" w:space="0" w:color="C1C7D0"/>
              <w:right w:val="single" w:sz="6" w:space="0" w:color="C1C7D0"/>
            </w:tcBorders>
          </w:tcPr>
          <w:p w14:paraId="7C942F1D" w14:textId="48445539"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593"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5B4F01A" w14:textId="0F22E188" w:rsidR="00576334" w:rsidRPr="00C06B81" w:rsidRDefault="00576334" w:rsidP="004C6CCB">
            <w:pPr>
              <w:rPr>
                <w:rFonts w:ascii="Times New Roman" w:eastAsia="Times New Roman" w:hAnsi="Times New Roman" w:cs="Times New Roman"/>
              </w:rPr>
            </w:pPr>
          </w:p>
        </w:tc>
        <w:tc>
          <w:tcPr>
            <w:tcW w:w="832"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96C02FE" w14:textId="5EC59417" w:rsidR="00576334" w:rsidRPr="00C06B81" w:rsidRDefault="003C230D" w:rsidP="004C6CCB">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576334" w:rsidRPr="00C06B81" w14:paraId="006C4538" w14:textId="77777777" w:rsidTr="003C230D">
        <w:tc>
          <w:tcPr>
            <w:tcW w:w="137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D582949" w14:textId="77777777"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City</w:t>
            </w:r>
          </w:p>
        </w:tc>
        <w:tc>
          <w:tcPr>
            <w:tcW w:w="1200" w:type="pct"/>
            <w:tcBorders>
              <w:top w:val="single" w:sz="6" w:space="0" w:color="C1C7D0"/>
              <w:left w:val="single" w:sz="6" w:space="0" w:color="C1C7D0"/>
              <w:bottom w:val="single" w:sz="6" w:space="0" w:color="C1C7D0"/>
              <w:right w:val="single" w:sz="6" w:space="0" w:color="C1C7D0"/>
            </w:tcBorders>
          </w:tcPr>
          <w:p w14:paraId="52D66D03" w14:textId="008653DD"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593"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A34AA7D" w14:textId="4832D5DA" w:rsidR="00576334" w:rsidRPr="00C06B81" w:rsidRDefault="00576334" w:rsidP="004C6CCB">
            <w:pPr>
              <w:rPr>
                <w:rFonts w:ascii="Times New Roman" w:eastAsia="Times New Roman" w:hAnsi="Times New Roman" w:cs="Times New Roman"/>
              </w:rPr>
            </w:pPr>
          </w:p>
        </w:tc>
        <w:tc>
          <w:tcPr>
            <w:tcW w:w="832"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17D5680" w14:textId="36213943" w:rsidR="00576334" w:rsidRPr="00C06B81" w:rsidRDefault="00EE38A6" w:rsidP="004C6CCB">
            <w:pPr>
              <w:rPr>
                <w:rFonts w:ascii="Times New Roman" w:eastAsia="Times New Roman" w:hAnsi="Times New Roman" w:cs="Times New Roman"/>
              </w:rPr>
            </w:pPr>
            <w:r>
              <w:rPr>
                <w:rFonts w:ascii="Times New Roman" w:eastAsia="Times New Roman" w:hAnsi="Times New Roman" w:cs="Times New Roman"/>
              </w:rPr>
              <w:t>Required</w:t>
            </w:r>
          </w:p>
        </w:tc>
      </w:tr>
      <w:tr w:rsidR="00576334" w:rsidRPr="00C06B81" w14:paraId="557A5539" w14:textId="77777777" w:rsidTr="003C230D">
        <w:tc>
          <w:tcPr>
            <w:tcW w:w="137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28ECDD3" w14:textId="77777777"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State</w:t>
            </w:r>
          </w:p>
        </w:tc>
        <w:tc>
          <w:tcPr>
            <w:tcW w:w="1200" w:type="pct"/>
            <w:tcBorders>
              <w:top w:val="single" w:sz="6" w:space="0" w:color="C1C7D0"/>
              <w:left w:val="single" w:sz="6" w:space="0" w:color="C1C7D0"/>
              <w:bottom w:val="single" w:sz="6" w:space="0" w:color="C1C7D0"/>
              <w:right w:val="single" w:sz="6" w:space="0" w:color="C1C7D0"/>
            </w:tcBorders>
          </w:tcPr>
          <w:p w14:paraId="37698FCE" w14:textId="7409FDA9"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593"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B7AEBB9" w14:textId="70744435" w:rsidR="00576334" w:rsidRPr="00C06B81" w:rsidRDefault="00576334" w:rsidP="004C6CCB">
            <w:pPr>
              <w:rPr>
                <w:rFonts w:ascii="Times New Roman" w:eastAsia="Times New Roman" w:hAnsi="Times New Roman" w:cs="Times New Roman"/>
              </w:rPr>
            </w:pPr>
          </w:p>
        </w:tc>
        <w:tc>
          <w:tcPr>
            <w:tcW w:w="832"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5B1EA67" w14:textId="6456632D" w:rsidR="00576334" w:rsidRPr="00C06B81" w:rsidRDefault="00EE38A6" w:rsidP="004C6CCB">
            <w:pPr>
              <w:rPr>
                <w:rFonts w:ascii="Times New Roman" w:eastAsia="Times New Roman" w:hAnsi="Times New Roman" w:cs="Times New Roman"/>
              </w:rPr>
            </w:pPr>
            <w:r>
              <w:rPr>
                <w:rFonts w:ascii="Times New Roman" w:eastAsia="Times New Roman" w:hAnsi="Times New Roman" w:cs="Times New Roman"/>
              </w:rPr>
              <w:t>Required</w:t>
            </w:r>
          </w:p>
        </w:tc>
      </w:tr>
      <w:tr w:rsidR="00576334" w:rsidRPr="00C06B81" w14:paraId="54D7BB88" w14:textId="77777777" w:rsidTr="003C230D">
        <w:tc>
          <w:tcPr>
            <w:tcW w:w="137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73C6126" w14:textId="77777777"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Zip</w:t>
            </w:r>
          </w:p>
        </w:tc>
        <w:tc>
          <w:tcPr>
            <w:tcW w:w="1200" w:type="pct"/>
            <w:tcBorders>
              <w:top w:val="single" w:sz="6" w:space="0" w:color="C1C7D0"/>
              <w:left w:val="single" w:sz="6" w:space="0" w:color="C1C7D0"/>
              <w:bottom w:val="single" w:sz="6" w:space="0" w:color="C1C7D0"/>
              <w:right w:val="single" w:sz="6" w:space="0" w:color="C1C7D0"/>
            </w:tcBorders>
          </w:tcPr>
          <w:p w14:paraId="4B4BF4FC" w14:textId="3E553148"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593"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267EEDB" w14:textId="05D8A3CF" w:rsidR="00576334" w:rsidRPr="00C06B81" w:rsidRDefault="00EC3645" w:rsidP="004C6CCB">
            <w:pPr>
              <w:rPr>
                <w:rFonts w:ascii="Times New Roman" w:eastAsia="Times New Roman" w:hAnsi="Times New Roman" w:cs="Times New Roman"/>
              </w:rPr>
            </w:pPr>
            <w:r>
              <w:rPr>
                <w:rFonts w:ascii="Times New Roman" w:eastAsia="Times New Roman" w:hAnsi="Times New Roman" w:cs="Times New Roman"/>
              </w:rPr>
              <w:t xml:space="preserve">Regex Pattern: </w:t>
            </w:r>
            <w:r>
              <w:rPr>
                <w:rFonts w:ascii="Times New Roman" w:eastAsia="Times New Roman" w:hAnsi="Times New Roman" w:cs="Times New Roman"/>
              </w:rPr>
              <w:br/>
            </w:r>
            <w:r w:rsidR="00295781" w:rsidRPr="00295781">
              <w:rPr>
                <w:rFonts w:ascii="Times New Roman" w:eastAsia="Times New Roman" w:hAnsi="Times New Roman" w:cs="Times New Roman"/>
              </w:rPr>
              <w:t>^(?(^00000(|-0000))|\d{5}(?:|[-\s]+\d{4}))$</w:t>
            </w:r>
          </w:p>
        </w:tc>
        <w:tc>
          <w:tcPr>
            <w:tcW w:w="832"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84331BB" w14:textId="4A028430" w:rsidR="00576334" w:rsidRPr="00C06B81" w:rsidRDefault="00EE38A6" w:rsidP="004C6CCB">
            <w:pPr>
              <w:rPr>
                <w:rFonts w:ascii="Times New Roman" w:eastAsia="Times New Roman" w:hAnsi="Times New Roman" w:cs="Times New Roman"/>
              </w:rPr>
            </w:pPr>
            <w:r>
              <w:rPr>
                <w:rFonts w:ascii="Times New Roman" w:eastAsia="Times New Roman" w:hAnsi="Times New Roman" w:cs="Times New Roman"/>
              </w:rPr>
              <w:t>Required</w:t>
            </w:r>
          </w:p>
        </w:tc>
      </w:tr>
      <w:tr w:rsidR="00576334" w:rsidRPr="00C06B81" w14:paraId="13BAA0AA" w14:textId="77777777" w:rsidTr="003C230D">
        <w:tc>
          <w:tcPr>
            <w:tcW w:w="137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FA2DECB" w14:textId="77777777"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Country</w:t>
            </w:r>
          </w:p>
        </w:tc>
        <w:tc>
          <w:tcPr>
            <w:tcW w:w="1200" w:type="pct"/>
            <w:tcBorders>
              <w:top w:val="single" w:sz="6" w:space="0" w:color="C1C7D0"/>
              <w:left w:val="single" w:sz="6" w:space="0" w:color="C1C7D0"/>
              <w:bottom w:val="single" w:sz="6" w:space="0" w:color="C1C7D0"/>
              <w:right w:val="single" w:sz="6" w:space="0" w:color="C1C7D0"/>
            </w:tcBorders>
          </w:tcPr>
          <w:p w14:paraId="31037948" w14:textId="65507EC8" w:rsidR="00576334" w:rsidRPr="00C06B81" w:rsidRDefault="00576334" w:rsidP="004C6CCB">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593"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64A0390" w14:textId="30A12489" w:rsidR="00576334" w:rsidRPr="00C06B81" w:rsidRDefault="00576334" w:rsidP="004C6CCB">
            <w:pPr>
              <w:rPr>
                <w:rFonts w:ascii="Times New Roman" w:eastAsia="Times New Roman" w:hAnsi="Times New Roman" w:cs="Times New Roman"/>
              </w:rPr>
            </w:pPr>
          </w:p>
        </w:tc>
        <w:tc>
          <w:tcPr>
            <w:tcW w:w="832"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07781C7" w14:textId="21DFAF1A" w:rsidR="00576334" w:rsidRPr="00C06B81" w:rsidRDefault="003C230D" w:rsidP="004C6CCB">
            <w:pPr>
              <w:rPr>
                <w:rFonts w:ascii="Times New Roman" w:eastAsia="Times New Roman" w:hAnsi="Times New Roman" w:cs="Times New Roman"/>
              </w:rPr>
            </w:pPr>
            <w:r w:rsidRPr="00C06B81">
              <w:rPr>
                <w:rFonts w:ascii="Times New Roman" w:eastAsia="Times New Roman" w:hAnsi="Times New Roman" w:cs="Times New Roman"/>
              </w:rPr>
              <w:t>Optional</w:t>
            </w:r>
          </w:p>
        </w:tc>
      </w:tr>
    </w:tbl>
    <w:p w14:paraId="79B24669" w14:textId="77777777" w:rsidR="000D73B5" w:rsidRPr="00C06B81" w:rsidRDefault="000D73B5" w:rsidP="000D73B5">
      <w:pPr>
        <w:pStyle w:val="NormalWeb"/>
        <w:spacing w:before="150" w:beforeAutospacing="0" w:after="0" w:afterAutospacing="0"/>
      </w:pPr>
    </w:p>
    <w:p w14:paraId="4744343D" w14:textId="77777777" w:rsidR="000D73B5" w:rsidRPr="00C06B81" w:rsidRDefault="000D73B5" w:rsidP="000D73B5">
      <w:pPr>
        <w:rPr>
          <w:rFonts w:ascii="Times New Roman" w:hAnsi="Times New Roman" w:cs="Times New Roman"/>
        </w:rPr>
      </w:pPr>
      <w:r w:rsidRPr="00C06B81">
        <w:rPr>
          <w:rFonts w:ascii="Times New Roman" w:hAnsi="Times New Roman" w:cs="Times New Roman"/>
        </w:rPr>
        <w:t>MailPieceCustomInfo</w:t>
      </w:r>
    </w:p>
    <w:tbl>
      <w:tblPr>
        <w:tblW w:w="5000" w:type="pct"/>
        <w:tblCellMar>
          <w:left w:w="0" w:type="dxa"/>
          <w:right w:w="0" w:type="dxa"/>
        </w:tblCellMar>
        <w:tblLook w:val="04A0" w:firstRow="1" w:lastRow="0" w:firstColumn="1" w:lastColumn="0" w:noHBand="0" w:noVBand="1"/>
      </w:tblPr>
      <w:tblGrid>
        <w:gridCol w:w="2543"/>
        <w:gridCol w:w="2269"/>
        <w:gridCol w:w="2977"/>
        <w:gridCol w:w="1555"/>
      </w:tblGrid>
      <w:tr w:rsidR="00FF393F" w:rsidRPr="00C06B81" w14:paraId="2369DC6C" w14:textId="77777777" w:rsidTr="003C230D">
        <w:tc>
          <w:tcPr>
            <w:tcW w:w="1361"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4F55FB31" w14:textId="77777777" w:rsidR="00576334" w:rsidRPr="00C06B81" w:rsidRDefault="00576334"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Parameter</w:t>
            </w:r>
          </w:p>
        </w:tc>
        <w:tc>
          <w:tcPr>
            <w:tcW w:w="1214" w:type="pct"/>
            <w:tcBorders>
              <w:top w:val="single" w:sz="6" w:space="0" w:color="C1C7D0"/>
              <w:left w:val="single" w:sz="6" w:space="0" w:color="C1C7D0"/>
              <w:bottom w:val="single" w:sz="6" w:space="0" w:color="C1C7D0"/>
              <w:right w:val="single" w:sz="6" w:space="0" w:color="C1C7D0"/>
            </w:tcBorders>
            <w:shd w:val="clear" w:color="auto" w:fill="F4F5F7"/>
          </w:tcPr>
          <w:p w14:paraId="503F9AC2" w14:textId="759ED389" w:rsidR="00576334" w:rsidRPr="00C06B81" w:rsidRDefault="00576334"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Data Type</w:t>
            </w:r>
          </w:p>
        </w:tc>
        <w:tc>
          <w:tcPr>
            <w:tcW w:w="1593"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30925BFF" w14:textId="7D62CD4C" w:rsidR="00576334" w:rsidRPr="00C06B81" w:rsidRDefault="001C0032"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Comments</w:t>
            </w:r>
          </w:p>
        </w:tc>
        <w:tc>
          <w:tcPr>
            <w:tcW w:w="832"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79E00D44" w14:textId="1D148F8C" w:rsidR="00576334" w:rsidRPr="00C06B81" w:rsidRDefault="001C0032"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Optionality</w:t>
            </w:r>
          </w:p>
        </w:tc>
      </w:tr>
      <w:tr w:rsidR="00FF393F" w:rsidRPr="00C06B81" w14:paraId="7099ACFE" w14:textId="77777777" w:rsidTr="003C230D">
        <w:tc>
          <w:tcPr>
            <w:tcW w:w="136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845E795" w14:textId="77777777" w:rsidR="00576334" w:rsidRPr="00C06B81" w:rsidRDefault="00576334" w:rsidP="00933907">
            <w:pPr>
              <w:rPr>
                <w:rFonts w:ascii="Times New Roman" w:eastAsia="Times New Roman" w:hAnsi="Times New Roman" w:cs="Times New Roman"/>
              </w:rPr>
            </w:pPr>
            <w:r w:rsidRPr="00C06B81">
              <w:rPr>
                <w:rFonts w:ascii="Times New Roman" w:eastAsia="Times New Roman" w:hAnsi="Times New Roman" w:cs="Times New Roman"/>
              </w:rPr>
              <w:t>Key</w:t>
            </w:r>
          </w:p>
        </w:tc>
        <w:tc>
          <w:tcPr>
            <w:tcW w:w="1214" w:type="pct"/>
            <w:tcBorders>
              <w:top w:val="single" w:sz="6" w:space="0" w:color="C1C7D0"/>
              <w:left w:val="single" w:sz="6" w:space="0" w:color="C1C7D0"/>
              <w:bottom w:val="single" w:sz="6" w:space="0" w:color="C1C7D0"/>
              <w:right w:val="single" w:sz="6" w:space="0" w:color="C1C7D0"/>
            </w:tcBorders>
          </w:tcPr>
          <w:p w14:paraId="1C21344A" w14:textId="19699FF1" w:rsidR="00576334" w:rsidRPr="00C06B81" w:rsidRDefault="00576334" w:rsidP="00933907">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593"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CD21287" w14:textId="6C6DF5A2" w:rsidR="00576334" w:rsidRPr="00FF393F" w:rsidRDefault="00C008F3" w:rsidP="00933907">
            <w:pPr>
              <w:rPr>
                <w:rFonts w:ascii="Times New Roman" w:hAnsi="Times New Roman" w:cs="Times New Roman"/>
              </w:rPr>
            </w:pPr>
            <w:r>
              <w:rPr>
                <w:rFonts w:ascii="Times New Roman" w:eastAsia="Times New Roman" w:hAnsi="Times New Roman" w:cs="Times New Roman"/>
              </w:rPr>
              <w:t xml:space="preserve">If </w:t>
            </w:r>
            <w:r w:rsidR="00FF393F" w:rsidRPr="00C06B81">
              <w:rPr>
                <w:rFonts w:ascii="Times New Roman" w:hAnsi="Times New Roman" w:cs="Times New Roman"/>
              </w:rPr>
              <w:t>MailPieceCustomInfo</w:t>
            </w:r>
            <w:r w:rsidR="00FF393F">
              <w:rPr>
                <w:rFonts w:ascii="Times New Roman" w:hAnsi="Times New Roman" w:cs="Times New Roman"/>
              </w:rPr>
              <w:t xml:space="preserve"> </w:t>
            </w:r>
            <w:r>
              <w:rPr>
                <w:rFonts w:ascii="Times New Roman" w:eastAsia="Times New Roman" w:hAnsi="Times New Roman" w:cs="Times New Roman"/>
              </w:rPr>
              <w:t xml:space="preserve">object is passed, then </w:t>
            </w:r>
            <w:r w:rsidR="00FF393F">
              <w:rPr>
                <w:rFonts w:ascii="Times New Roman" w:eastAsia="Times New Roman" w:hAnsi="Times New Roman" w:cs="Times New Roman"/>
              </w:rPr>
              <w:t xml:space="preserve">Key </w:t>
            </w:r>
            <w:r>
              <w:rPr>
                <w:rFonts w:ascii="Times New Roman" w:eastAsia="Times New Roman" w:hAnsi="Times New Roman" w:cs="Times New Roman"/>
              </w:rPr>
              <w:t>is required</w:t>
            </w:r>
          </w:p>
        </w:tc>
        <w:tc>
          <w:tcPr>
            <w:tcW w:w="832"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21D7EE3" w14:textId="22240852" w:rsidR="00576334" w:rsidRPr="00C06B81" w:rsidRDefault="00FF393F" w:rsidP="00933907">
            <w:pPr>
              <w:rPr>
                <w:rFonts w:ascii="Times New Roman" w:eastAsia="Times New Roman" w:hAnsi="Times New Roman" w:cs="Times New Roman"/>
              </w:rPr>
            </w:pPr>
            <w:r>
              <w:rPr>
                <w:rFonts w:ascii="Times New Roman" w:eastAsia="Times New Roman" w:hAnsi="Times New Roman" w:cs="Times New Roman"/>
              </w:rPr>
              <w:t xml:space="preserve">Conditional </w:t>
            </w:r>
            <w:r w:rsidR="00485B89" w:rsidRPr="00C06B81">
              <w:rPr>
                <w:rFonts w:ascii="Times New Roman" w:eastAsia="Times New Roman" w:hAnsi="Times New Roman" w:cs="Times New Roman"/>
              </w:rPr>
              <w:t>Required</w:t>
            </w:r>
          </w:p>
        </w:tc>
      </w:tr>
      <w:tr w:rsidR="00FF393F" w:rsidRPr="00C06B81" w14:paraId="4389D1EF" w14:textId="77777777" w:rsidTr="003C230D">
        <w:tc>
          <w:tcPr>
            <w:tcW w:w="136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0E0FF61" w14:textId="77777777" w:rsidR="00576334" w:rsidRPr="00C06B81" w:rsidRDefault="00576334" w:rsidP="00EA1970">
            <w:pPr>
              <w:rPr>
                <w:rFonts w:ascii="Times New Roman" w:eastAsia="Times New Roman" w:hAnsi="Times New Roman" w:cs="Times New Roman"/>
              </w:rPr>
            </w:pPr>
            <w:r w:rsidRPr="00C06B81">
              <w:rPr>
                <w:rFonts w:ascii="Times New Roman" w:eastAsia="Times New Roman" w:hAnsi="Times New Roman" w:cs="Times New Roman"/>
              </w:rPr>
              <w:t>DataType</w:t>
            </w:r>
          </w:p>
        </w:tc>
        <w:tc>
          <w:tcPr>
            <w:tcW w:w="1214" w:type="pct"/>
            <w:tcBorders>
              <w:top w:val="single" w:sz="6" w:space="0" w:color="C1C7D0"/>
              <w:left w:val="single" w:sz="6" w:space="0" w:color="C1C7D0"/>
              <w:bottom w:val="single" w:sz="6" w:space="0" w:color="C1C7D0"/>
              <w:right w:val="single" w:sz="6" w:space="0" w:color="C1C7D0"/>
            </w:tcBorders>
          </w:tcPr>
          <w:p w14:paraId="59A871AA" w14:textId="290080C1" w:rsidR="00576334" w:rsidRPr="00C06B81" w:rsidRDefault="00576334" w:rsidP="00EA1970">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593"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2392AF2" w14:textId="77777777" w:rsidR="00B00016" w:rsidRDefault="00FF393F" w:rsidP="00EA1970">
            <w:pPr>
              <w:rPr>
                <w:rFonts w:ascii="Times New Roman" w:eastAsia="Times New Roman" w:hAnsi="Times New Roman" w:cs="Times New Roman"/>
              </w:rPr>
            </w:pPr>
            <w:r>
              <w:rPr>
                <w:rFonts w:ascii="Times New Roman" w:eastAsia="Times New Roman" w:hAnsi="Times New Roman" w:cs="Times New Roman"/>
              </w:rPr>
              <w:t xml:space="preserve">If </w:t>
            </w:r>
            <w:r w:rsidRPr="00C06B81">
              <w:rPr>
                <w:rFonts w:ascii="Times New Roman" w:hAnsi="Times New Roman" w:cs="Times New Roman"/>
              </w:rPr>
              <w:t>MailPieceCustomInfo</w:t>
            </w:r>
            <w:r>
              <w:rPr>
                <w:rFonts w:ascii="Times New Roman" w:hAnsi="Times New Roman" w:cs="Times New Roman"/>
              </w:rPr>
              <w:t xml:space="preserve"> </w:t>
            </w:r>
            <w:r>
              <w:rPr>
                <w:rFonts w:ascii="Times New Roman" w:eastAsia="Times New Roman" w:hAnsi="Times New Roman" w:cs="Times New Roman"/>
              </w:rPr>
              <w:t>object is passed, then DataType is required</w:t>
            </w:r>
          </w:p>
          <w:p w14:paraId="0B3F8675" w14:textId="05DB01B7" w:rsidR="00A30449" w:rsidRDefault="00B00016" w:rsidP="00A30449">
            <w:pPr>
              <w:rPr>
                <w:rFonts w:ascii="Times New Roman" w:eastAsia="Times New Roman" w:hAnsi="Times New Roman" w:cs="Times New Roman"/>
              </w:rPr>
            </w:pPr>
            <w:r w:rsidRPr="00A30449">
              <w:rPr>
                <w:rFonts w:ascii="Times New Roman" w:eastAsia="Times New Roman" w:hAnsi="Times New Roman" w:cs="Times New Roman"/>
              </w:rPr>
              <w:br/>
              <w:t>Allowable Values:</w:t>
            </w:r>
          </w:p>
          <w:p w14:paraId="744EFD56" w14:textId="14A895F0" w:rsidR="00EE26DA" w:rsidRPr="00C06B81" w:rsidRDefault="00EE26DA" w:rsidP="00EE26DA">
            <w:pPr>
              <w:pStyle w:val="ListParagraph"/>
              <w:numPr>
                <w:ilvl w:val="0"/>
                <w:numId w:val="9"/>
              </w:numPr>
              <w:rPr>
                <w:rFonts w:ascii="Times New Roman" w:hAnsi="Times New Roman" w:cs="Times New Roman"/>
              </w:rPr>
            </w:pPr>
            <w:r>
              <w:rPr>
                <w:rFonts w:ascii="Times New Roman" w:hAnsi="Times New Roman" w:cs="Times New Roman"/>
              </w:rPr>
              <w:t>String</w:t>
            </w:r>
          </w:p>
          <w:p w14:paraId="1559D391" w14:textId="1479A232" w:rsidR="00EE26DA" w:rsidRDefault="00EE26DA" w:rsidP="00EE26DA">
            <w:pPr>
              <w:pStyle w:val="ListParagraph"/>
              <w:numPr>
                <w:ilvl w:val="0"/>
                <w:numId w:val="9"/>
              </w:numPr>
              <w:rPr>
                <w:rFonts w:ascii="Times New Roman" w:hAnsi="Times New Roman" w:cs="Times New Roman"/>
              </w:rPr>
            </w:pPr>
            <w:r>
              <w:rPr>
                <w:rFonts w:ascii="Times New Roman" w:hAnsi="Times New Roman" w:cs="Times New Roman"/>
              </w:rPr>
              <w:t>DateTime</w:t>
            </w:r>
          </w:p>
          <w:p w14:paraId="19500666" w14:textId="21D1A0B8" w:rsidR="00EE26DA" w:rsidRDefault="00EE26DA" w:rsidP="00EE26DA">
            <w:pPr>
              <w:pStyle w:val="ListParagraph"/>
              <w:numPr>
                <w:ilvl w:val="0"/>
                <w:numId w:val="9"/>
              </w:numPr>
              <w:rPr>
                <w:rFonts w:ascii="Times New Roman" w:hAnsi="Times New Roman" w:cs="Times New Roman"/>
              </w:rPr>
            </w:pPr>
            <w:r>
              <w:rPr>
                <w:rFonts w:ascii="Times New Roman" w:hAnsi="Times New Roman" w:cs="Times New Roman"/>
              </w:rPr>
              <w:t>Boolean</w:t>
            </w:r>
          </w:p>
          <w:p w14:paraId="020F7A7B" w14:textId="24D101E4" w:rsidR="00EE26DA" w:rsidRDefault="00EE26DA" w:rsidP="00EE26DA">
            <w:pPr>
              <w:pStyle w:val="ListParagraph"/>
              <w:numPr>
                <w:ilvl w:val="0"/>
                <w:numId w:val="9"/>
              </w:numPr>
              <w:rPr>
                <w:rFonts w:ascii="Times New Roman" w:hAnsi="Times New Roman" w:cs="Times New Roman"/>
              </w:rPr>
            </w:pPr>
            <w:r>
              <w:rPr>
                <w:rFonts w:ascii="Times New Roman" w:hAnsi="Times New Roman" w:cs="Times New Roman"/>
              </w:rPr>
              <w:t>Integer</w:t>
            </w:r>
          </w:p>
          <w:p w14:paraId="12B20269" w14:textId="5BC5C451" w:rsidR="00A30449" w:rsidRPr="00EE26DA" w:rsidRDefault="00EE26DA" w:rsidP="00EE26DA">
            <w:pPr>
              <w:pStyle w:val="ListParagraph"/>
              <w:numPr>
                <w:ilvl w:val="0"/>
                <w:numId w:val="9"/>
              </w:numPr>
              <w:rPr>
                <w:rFonts w:ascii="Times New Roman" w:hAnsi="Times New Roman" w:cs="Times New Roman"/>
              </w:rPr>
            </w:pPr>
            <w:r>
              <w:rPr>
                <w:rFonts w:ascii="Times New Roman" w:hAnsi="Times New Roman" w:cs="Times New Roman"/>
              </w:rPr>
              <w:lastRenderedPageBreak/>
              <w:t>Float</w:t>
            </w:r>
          </w:p>
        </w:tc>
        <w:tc>
          <w:tcPr>
            <w:tcW w:w="832"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2132546" w14:textId="30880173" w:rsidR="00576334" w:rsidRPr="00C06B81" w:rsidRDefault="00FF393F" w:rsidP="00EA1970">
            <w:pPr>
              <w:rPr>
                <w:rFonts w:ascii="Times New Roman" w:eastAsia="Times New Roman" w:hAnsi="Times New Roman" w:cs="Times New Roman"/>
              </w:rPr>
            </w:pPr>
            <w:r>
              <w:rPr>
                <w:rFonts w:ascii="Times New Roman" w:eastAsia="Times New Roman" w:hAnsi="Times New Roman" w:cs="Times New Roman"/>
              </w:rPr>
              <w:lastRenderedPageBreak/>
              <w:t xml:space="preserve">Conditional </w:t>
            </w:r>
            <w:r w:rsidR="00485B89" w:rsidRPr="00C06B81">
              <w:rPr>
                <w:rFonts w:ascii="Times New Roman" w:eastAsia="Times New Roman" w:hAnsi="Times New Roman" w:cs="Times New Roman"/>
              </w:rPr>
              <w:t>Required</w:t>
            </w:r>
          </w:p>
        </w:tc>
      </w:tr>
      <w:tr w:rsidR="00FF393F" w:rsidRPr="00C06B81" w14:paraId="326D9FB0" w14:textId="77777777" w:rsidTr="003C230D">
        <w:tc>
          <w:tcPr>
            <w:tcW w:w="136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BD417F1" w14:textId="77777777" w:rsidR="00576334" w:rsidRPr="00C06B81" w:rsidRDefault="00576334" w:rsidP="00EA1970">
            <w:pPr>
              <w:rPr>
                <w:rFonts w:ascii="Times New Roman" w:eastAsia="Times New Roman" w:hAnsi="Times New Roman" w:cs="Times New Roman"/>
              </w:rPr>
            </w:pPr>
            <w:r w:rsidRPr="00C06B81">
              <w:rPr>
                <w:rFonts w:ascii="Times New Roman" w:eastAsia="Times New Roman" w:hAnsi="Times New Roman" w:cs="Times New Roman"/>
              </w:rPr>
              <w:t>Value</w:t>
            </w:r>
          </w:p>
        </w:tc>
        <w:tc>
          <w:tcPr>
            <w:tcW w:w="1214" w:type="pct"/>
            <w:tcBorders>
              <w:top w:val="single" w:sz="6" w:space="0" w:color="C1C7D0"/>
              <w:left w:val="single" w:sz="6" w:space="0" w:color="C1C7D0"/>
              <w:bottom w:val="single" w:sz="6" w:space="0" w:color="C1C7D0"/>
              <w:right w:val="single" w:sz="6" w:space="0" w:color="C1C7D0"/>
            </w:tcBorders>
          </w:tcPr>
          <w:p w14:paraId="4ABA9B45" w14:textId="13583FBC" w:rsidR="00576334" w:rsidRPr="00C06B81" w:rsidRDefault="00576334" w:rsidP="00EA1970">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593"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2A7771B" w14:textId="3C6B12BC" w:rsidR="00576334" w:rsidRPr="00C06B81" w:rsidRDefault="00FF393F" w:rsidP="00EA1970">
            <w:pPr>
              <w:rPr>
                <w:rFonts w:ascii="Times New Roman" w:eastAsia="Times New Roman" w:hAnsi="Times New Roman" w:cs="Times New Roman"/>
              </w:rPr>
            </w:pPr>
            <w:r>
              <w:rPr>
                <w:rFonts w:ascii="Times New Roman" w:eastAsia="Times New Roman" w:hAnsi="Times New Roman" w:cs="Times New Roman"/>
              </w:rPr>
              <w:t xml:space="preserve">If </w:t>
            </w:r>
            <w:r w:rsidRPr="00C06B81">
              <w:rPr>
                <w:rFonts w:ascii="Times New Roman" w:hAnsi="Times New Roman" w:cs="Times New Roman"/>
              </w:rPr>
              <w:t>MailPieceCustomInfo</w:t>
            </w:r>
            <w:r>
              <w:rPr>
                <w:rFonts w:ascii="Times New Roman" w:hAnsi="Times New Roman" w:cs="Times New Roman"/>
              </w:rPr>
              <w:t xml:space="preserve"> </w:t>
            </w:r>
            <w:r>
              <w:rPr>
                <w:rFonts w:ascii="Times New Roman" w:eastAsia="Times New Roman" w:hAnsi="Times New Roman" w:cs="Times New Roman"/>
              </w:rPr>
              <w:t>object is passed, then Value is required</w:t>
            </w:r>
          </w:p>
        </w:tc>
        <w:tc>
          <w:tcPr>
            <w:tcW w:w="832"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D9118B5" w14:textId="4A897B5C" w:rsidR="00576334" w:rsidRPr="00C06B81" w:rsidRDefault="00FF393F" w:rsidP="00EA1970">
            <w:pPr>
              <w:rPr>
                <w:rFonts w:ascii="Times New Roman" w:eastAsia="Times New Roman" w:hAnsi="Times New Roman" w:cs="Times New Roman"/>
              </w:rPr>
            </w:pPr>
            <w:r>
              <w:rPr>
                <w:rFonts w:ascii="Times New Roman" w:eastAsia="Times New Roman" w:hAnsi="Times New Roman" w:cs="Times New Roman"/>
              </w:rPr>
              <w:t xml:space="preserve">Conditional </w:t>
            </w:r>
            <w:r w:rsidR="00485B89" w:rsidRPr="00C06B81">
              <w:rPr>
                <w:rFonts w:ascii="Times New Roman" w:eastAsia="Times New Roman" w:hAnsi="Times New Roman" w:cs="Times New Roman"/>
              </w:rPr>
              <w:t>Required</w:t>
            </w:r>
          </w:p>
        </w:tc>
      </w:tr>
    </w:tbl>
    <w:p w14:paraId="3293E4CD" w14:textId="77777777" w:rsidR="000D73B5" w:rsidRPr="00C06B81" w:rsidRDefault="000D73B5" w:rsidP="000D73B5">
      <w:pPr>
        <w:pStyle w:val="NormalWeb"/>
        <w:spacing w:before="150" w:beforeAutospacing="0" w:after="0" w:afterAutospacing="0"/>
      </w:pPr>
    </w:p>
    <w:p w14:paraId="005D53A9" w14:textId="550A40DB" w:rsidR="00C736B4" w:rsidRDefault="00C736B4" w:rsidP="00C2093E">
      <w:pPr>
        <w:rPr>
          <w:rFonts w:ascii="Times New Roman" w:hAnsi="Times New Roman" w:cs="Times New Roman"/>
        </w:rPr>
      </w:pPr>
    </w:p>
    <w:p w14:paraId="34B7C622" w14:textId="77777777" w:rsidR="004C4E36" w:rsidRPr="00C06B81" w:rsidRDefault="004C4E36" w:rsidP="00C2093E">
      <w:pPr>
        <w:rPr>
          <w:rFonts w:ascii="Times New Roman" w:hAnsi="Times New Roman" w:cs="Times New Roman"/>
        </w:rPr>
      </w:pPr>
    </w:p>
    <w:tbl>
      <w:tblPr>
        <w:tblStyle w:val="TableGrid"/>
        <w:tblW w:w="0" w:type="auto"/>
        <w:tblLook w:val="04A0" w:firstRow="1" w:lastRow="0" w:firstColumn="1" w:lastColumn="0" w:noHBand="0" w:noVBand="1"/>
      </w:tblPr>
      <w:tblGrid>
        <w:gridCol w:w="1555"/>
        <w:gridCol w:w="7795"/>
      </w:tblGrid>
      <w:tr w:rsidR="00841D26" w:rsidRPr="00C06B81" w14:paraId="5BD6BE11" w14:textId="77777777" w:rsidTr="00C41015">
        <w:trPr>
          <w:trHeight w:val="777"/>
        </w:trPr>
        <w:tc>
          <w:tcPr>
            <w:tcW w:w="1555" w:type="dxa"/>
          </w:tcPr>
          <w:p w14:paraId="00AA6461" w14:textId="77777777" w:rsidR="00841D26" w:rsidRPr="00C06B81" w:rsidRDefault="00841D26" w:rsidP="00C41015">
            <w:pPr>
              <w:rPr>
                <w:rFonts w:ascii="Times New Roman" w:hAnsi="Times New Roman" w:cs="Times New Roman"/>
              </w:rPr>
            </w:pPr>
            <w:r w:rsidRPr="00C06B81">
              <w:rPr>
                <w:rFonts w:ascii="Times New Roman" w:hAnsi="Times New Roman" w:cs="Times New Roman"/>
                <w:b/>
                <w:bCs/>
                <w:noProof/>
                <w:color w:val="1F3864" w:themeColor="accent1" w:themeShade="80"/>
                <w:lang w:bidi="ar-SA"/>
              </w:rPr>
              <mc:AlternateContent>
                <mc:Choice Requires="wps">
                  <w:drawing>
                    <wp:anchor distT="0" distB="0" distL="114300" distR="114300" simplePos="0" relativeHeight="251658247" behindDoc="0" locked="0" layoutInCell="1" allowOverlap="1" wp14:anchorId="58466A5D" wp14:editId="206B69F9">
                      <wp:simplePos x="0" y="0"/>
                      <wp:positionH relativeFrom="column">
                        <wp:posOffset>287655</wp:posOffset>
                      </wp:positionH>
                      <wp:positionV relativeFrom="paragraph">
                        <wp:posOffset>85725</wp:posOffset>
                      </wp:positionV>
                      <wp:extent cx="260648" cy="260648"/>
                      <wp:effectExtent l="0" t="0" r="25400" b="25400"/>
                      <wp:wrapNone/>
                      <wp:docPr id="1" name="Graphic 1" descr="Pin"/>
                      <wp:cNvGraphicFramePr/>
                      <a:graphic xmlns:a="http://schemas.openxmlformats.org/drawingml/2006/main">
                        <a:graphicData uri="http://schemas.microsoft.com/office/word/2010/wordprocessingShape">
                          <wps:wsp>
                            <wps:cNvSpPr/>
                            <wps:spPr>
                              <a:xfrm>
                                <a:off x="0" y="0"/>
                                <a:ext cx="260648" cy="260648"/>
                              </a:xfrm>
                              <a:custGeom>
                                <a:avLst/>
                                <a:gdLst>
                                  <a:gd name="connsiteX0" fmla="*/ 127201 w 260647"/>
                                  <a:gd name="connsiteY0" fmla="*/ 252018 h 260647"/>
                                  <a:gd name="connsiteX1" fmla="*/ 179698 w 260647"/>
                                  <a:gd name="connsiteY1" fmla="*/ 199522 h 260647"/>
                                  <a:gd name="connsiteX2" fmla="*/ 254221 w 260647"/>
                                  <a:gd name="connsiteY2" fmla="*/ 260095 h 260647"/>
                                  <a:gd name="connsiteX3" fmla="*/ 259727 w 260647"/>
                                  <a:gd name="connsiteY3" fmla="*/ 259727 h 260647"/>
                                  <a:gd name="connsiteX4" fmla="*/ 260095 w 260647"/>
                                  <a:gd name="connsiteY4" fmla="*/ 254221 h 260647"/>
                                  <a:gd name="connsiteX5" fmla="*/ 199522 w 260647"/>
                                  <a:gd name="connsiteY5" fmla="*/ 180065 h 260647"/>
                                  <a:gd name="connsiteX6" fmla="*/ 252018 w 260647"/>
                                  <a:gd name="connsiteY6" fmla="*/ 127568 h 260647"/>
                                  <a:gd name="connsiteX7" fmla="*/ 255322 w 260647"/>
                                  <a:gd name="connsiteY7" fmla="*/ 112150 h 260647"/>
                                  <a:gd name="connsiteX8" fmla="*/ 242840 w 260647"/>
                                  <a:gd name="connsiteY8" fmla="*/ 102605 h 260647"/>
                                  <a:gd name="connsiteX9" fmla="*/ 191812 w 260647"/>
                                  <a:gd name="connsiteY9" fmla="*/ 115821 h 260647"/>
                                  <a:gd name="connsiteX10" fmla="*/ 113985 w 260647"/>
                                  <a:gd name="connsiteY10" fmla="*/ 53412 h 260647"/>
                                  <a:gd name="connsiteX11" fmla="*/ 122429 w 260647"/>
                                  <a:gd name="connsiteY11" fmla="*/ 11929 h 260647"/>
                                  <a:gd name="connsiteX12" fmla="*/ 101136 w 260647"/>
                                  <a:gd name="connsiteY12" fmla="*/ 3118 h 260647"/>
                                  <a:gd name="connsiteX13" fmla="*/ 3118 w 260647"/>
                                  <a:gd name="connsiteY13" fmla="*/ 101136 h 260647"/>
                                  <a:gd name="connsiteX14" fmla="*/ 11929 w 260647"/>
                                  <a:gd name="connsiteY14" fmla="*/ 122429 h 260647"/>
                                  <a:gd name="connsiteX15" fmla="*/ 53412 w 260647"/>
                                  <a:gd name="connsiteY15" fmla="*/ 113985 h 260647"/>
                                  <a:gd name="connsiteX16" fmla="*/ 115821 w 260647"/>
                                  <a:gd name="connsiteY16" fmla="*/ 191812 h 260647"/>
                                  <a:gd name="connsiteX17" fmla="*/ 102605 w 260647"/>
                                  <a:gd name="connsiteY17" fmla="*/ 242840 h 260647"/>
                                  <a:gd name="connsiteX18" fmla="*/ 112150 w 260647"/>
                                  <a:gd name="connsiteY18" fmla="*/ 255322 h 260647"/>
                                  <a:gd name="connsiteX19" fmla="*/ 127201 w 260647"/>
                                  <a:gd name="connsiteY19" fmla="*/ 252018 h 2606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260647" h="260647">
                                    <a:moveTo>
                                      <a:pt x="127201" y="252018"/>
                                    </a:moveTo>
                                    <a:lnTo>
                                      <a:pt x="179698" y="199522"/>
                                    </a:lnTo>
                                    <a:lnTo>
                                      <a:pt x="254221" y="260095"/>
                                    </a:lnTo>
                                    <a:cubicBezTo>
                                      <a:pt x="255689" y="261563"/>
                                      <a:pt x="258259" y="261196"/>
                                      <a:pt x="259727" y="259727"/>
                                    </a:cubicBezTo>
                                    <a:cubicBezTo>
                                      <a:pt x="261196" y="258259"/>
                                      <a:pt x="261196" y="256056"/>
                                      <a:pt x="260095" y="254221"/>
                                    </a:cubicBezTo>
                                    <a:lnTo>
                                      <a:pt x="199522" y="180065"/>
                                    </a:lnTo>
                                    <a:lnTo>
                                      <a:pt x="252018" y="127568"/>
                                    </a:lnTo>
                                    <a:cubicBezTo>
                                      <a:pt x="256056" y="123530"/>
                                      <a:pt x="257158" y="117656"/>
                                      <a:pt x="255322" y="112150"/>
                                    </a:cubicBezTo>
                                    <a:cubicBezTo>
                                      <a:pt x="253487" y="106643"/>
                                      <a:pt x="248347" y="102972"/>
                                      <a:pt x="242840" y="102605"/>
                                    </a:cubicBezTo>
                                    <a:cubicBezTo>
                                      <a:pt x="228156" y="101136"/>
                                      <a:pt x="210168" y="105909"/>
                                      <a:pt x="191812" y="115821"/>
                                    </a:cubicBezTo>
                                    <a:lnTo>
                                      <a:pt x="113985" y="53412"/>
                                    </a:lnTo>
                                    <a:cubicBezTo>
                                      <a:pt x="120593" y="40563"/>
                                      <a:pt x="123530" y="26246"/>
                                      <a:pt x="122429" y="11929"/>
                                    </a:cubicBezTo>
                                    <a:cubicBezTo>
                                      <a:pt x="120960" y="1650"/>
                                      <a:pt x="108111" y="-3857"/>
                                      <a:pt x="101136" y="3118"/>
                                    </a:cubicBezTo>
                                    <a:lnTo>
                                      <a:pt x="3118" y="101136"/>
                                    </a:lnTo>
                                    <a:cubicBezTo>
                                      <a:pt x="-3857" y="108111"/>
                                      <a:pt x="1650" y="120960"/>
                                      <a:pt x="11929" y="122429"/>
                                    </a:cubicBezTo>
                                    <a:cubicBezTo>
                                      <a:pt x="26246" y="123530"/>
                                      <a:pt x="40563" y="120960"/>
                                      <a:pt x="53412" y="113985"/>
                                    </a:cubicBezTo>
                                    <a:lnTo>
                                      <a:pt x="115821" y="191812"/>
                                    </a:lnTo>
                                    <a:cubicBezTo>
                                      <a:pt x="105909" y="210168"/>
                                      <a:pt x="101503" y="228156"/>
                                      <a:pt x="102605" y="242840"/>
                                    </a:cubicBezTo>
                                    <a:cubicBezTo>
                                      <a:pt x="102972" y="248347"/>
                                      <a:pt x="106643" y="253487"/>
                                      <a:pt x="112150" y="255322"/>
                                    </a:cubicBezTo>
                                    <a:cubicBezTo>
                                      <a:pt x="117289" y="257525"/>
                                      <a:pt x="123163" y="256056"/>
                                      <a:pt x="127201" y="252018"/>
                                    </a:cubicBezTo>
                                    <a:close/>
                                  </a:path>
                                </a:pathLst>
                              </a:custGeom>
                              <a:solidFill>
                                <a:srgbClr val="000000"/>
                              </a:solidFill>
                              <a:ln w="3671"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5C68B7" id="Graphic 1" o:spid="_x0000_s1026" alt="Pin" style="position:absolute;margin-left:22.65pt;margin-top:6.75pt;width:20.5pt;height:20.5pt;z-index:251658247;visibility:visible;mso-wrap-style:square;mso-wrap-distance-left:9pt;mso-wrap-distance-top:0;mso-wrap-distance-right:9pt;mso-wrap-distance-bottom:0;mso-position-horizontal:absolute;mso-position-horizontal-relative:text;mso-position-vertical:absolute;mso-position-vertical-relative:text;v-text-anchor:middle" coordsize="260647,260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" path="m127201,252018r52497,-52496l254221,260095v1468,1468,4038,1101,5506,-368c261196,258259,261196,256056,260095,254221l199522,180065r52496,-52497c256056,123530,257158,117656,255322,112150v-1835,-5507,-6975,-9178,-12482,-9545c228156,101136,210168,105909,191812,115821l113985,53412v6608,-12849,9545,-27166,8444,-41483c120960,1650,108111,-3857,101136,3118l3118,101136v-6975,6975,-1468,19824,8811,21293c26246,123530,40563,120960,53412,113985r62409,77827c105909,210168,101503,228156,102605,242840v367,5507,4038,10647,9545,12482c117289,257525,123163,256056,127201,252018xe" fillcolor="black" stroked="f" strokeweight=".102mm">
                      <v:stroke joinstyle="miter"/>
                      <v:path arrowok="t" o:connecttype="custom" o:connectlocs="127201,252019;179699,199523;254222,260096;259728,259728;260096,254222;199523,180066;252019,127568;255323,112150;242841,102605;191813,115821;113985,53412;122429,11929;101136,3118;3118,101136;11929,122429;53412,113985;115821,191813;102605,242841;112150,255323;127201,252019" o:connectangles="0,0,0,0,0,0,0,0,0,0,0,0,0,0,0,0,0,0,0,0"/>
                    </v:shape>
                  </w:pict>
                </mc:Fallback>
              </mc:AlternateContent>
            </w:r>
          </w:p>
        </w:tc>
        <w:tc>
          <w:tcPr>
            <w:tcW w:w="7795" w:type="dxa"/>
          </w:tcPr>
          <w:p w14:paraId="2D11C2D9" w14:textId="77777777" w:rsidR="00841D26" w:rsidRPr="00C06B81" w:rsidRDefault="00841D26" w:rsidP="00C41015">
            <w:pPr>
              <w:rPr>
                <w:rFonts w:ascii="Times New Roman" w:hAnsi="Times New Roman" w:cs="Times New Roman"/>
              </w:rPr>
            </w:pPr>
          </w:p>
          <w:p w14:paraId="6EB97552" w14:textId="40537768" w:rsidR="00CA45C7" w:rsidRPr="00C06B81" w:rsidRDefault="00CA45C7" w:rsidP="00C41015">
            <w:pPr>
              <w:rPr>
                <w:rFonts w:ascii="Times New Roman" w:hAnsi="Times New Roman" w:cs="Times New Roman"/>
              </w:rPr>
            </w:pPr>
            <w:r w:rsidRPr="00C06B81">
              <w:rPr>
                <w:rFonts w:ascii="Times New Roman" w:hAnsi="Times New Roman" w:cs="Times New Roman"/>
                <w:sz w:val="18"/>
                <w:szCs w:val="18"/>
              </w:rPr>
              <w:t xml:space="preserve">In order to get the request successfully processed, the request xml should be sent as per agreed specifications. </w:t>
            </w:r>
          </w:p>
        </w:tc>
      </w:tr>
    </w:tbl>
    <w:p w14:paraId="14D538C4" w14:textId="57CF210A" w:rsidR="00CA45C7" w:rsidRPr="00C06B81" w:rsidRDefault="00CA45C7" w:rsidP="00C2093E">
      <w:pPr>
        <w:rPr>
          <w:rFonts w:ascii="Times New Roman" w:hAnsi="Times New Roman" w:cs="Times New Roman"/>
        </w:rPr>
      </w:pPr>
    </w:p>
    <w:p w14:paraId="2F4AB89B" w14:textId="005A444C" w:rsidR="00DD5F78" w:rsidRPr="00C06B81" w:rsidRDefault="00784ED7" w:rsidP="00910C62">
      <w:pPr>
        <w:pStyle w:val="Heading3"/>
        <w:rPr>
          <w:rFonts w:ascii="Times New Roman" w:hAnsi="Times New Roman" w:cs="Times New Roman"/>
        </w:rPr>
      </w:pPr>
      <w:bookmarkStart w:id="24" w:name="_Toc56634903"/>
      <w:r w:rsidRPr="00C06B81">
        <w:rPr>
          <w:rFonts w:ascii="Times New Roman" w:hAnsi="Times New Roman" w:cs="Times New Roman"/>
        </w:rPr>
        <w:t>Connectivity – Print &amp; Ship Response</w:t>
      </w:r>
      <w:bookmarkEnd w:id="24"/>
    </w:p>
    <w:p w14:paraId="1AE4B50B" w14:textId="77777777" w:rsidR="00202864" w:rsidRPr="00C06B81" w:rsidRDefault="00202864" w:rsidP="00202864">
      <w:pPr>
        <w:pStyle w:val="NormalWeb"/>
        <w:spacing w:before="150" w:beforeAutospacing="0" w:after="0" w:afterAutospacing="0"/>
        <w:rPr>
          <w:sz w:val="22"/>
          <w:szCs w:val="22"/>
          <w:lang w:val="en-US" w:eastAsia="en-US"/>
        </w:rPr>
      </w:pPr>
      <w:r w:rsidRPr="00C06B81">
        <w:rPr>
          <w:sz w:val="22"/>
          <w:szCs w:val="22"/>
          <w:lang w:val="en-US" w:eastAsia="en-US"/>
        </w:rPr>
        <w:t>All response bodies are JSON-formatted with "Content-Type: application/json"</w:t>
      </w:r>
    </w:p>
    <w:p w14:paraId="6098D3DF" w14:textId="7F27B5D4" w:rsidR="00DD5F78" w:rsidRPr="00C06B81" w:rsidRDefault="00DD5F78" w:rsidP="00DD5F78">
      <w:pPr>
        <w:rPr>
          <w:rFonts w:ascii="Times New Roman" w:hAnsi="Times New Roman" w:cs="Times New Roman"/>
        </w:rPr>
      </w:pPr>
      <w:r w:rsidRPr="00C06B81">
        <w:rPr>
          <w:rFonts w:ascii="Times New Roman" w:hAnsi="Times New Roman" w:cs="Times New Roman"/>
        </w:rPr>
        <w:t xml:space="preserve">Below is the sample example of a response </w:t>
      </w:r>
      <w:r w:rsidR="00350B16">
        <w:rPr>
          <w:rFonts w:ascii="Times New Roman" w:hAnsi="Times New Roman" w:cs="Times New Roman"/>
        </w:rPr>
        <w:t>JSON</w:t>
      </w:r>
      <w:r w:rsidRPr="00C06B81">
        <w:rPr>
          <w:rFonts w:ascii="Times New Roman" w:hAnsi="Times New Roman" w:cs="Times New Roman"/>
        </w:rPr>
        <w:t xml:space="preserve"> that will be triggered by </w:t>
      </w:r>
      <w:r w:rsidR="00202864" w:rsidRPr="00C06B81">
        <w:rPr>
          <w:rFonts w:ascii="Times New Roman" w:hAnsi="Times New Roman" w:cs="Times New Roman"/>
        </w:rPr>
        <w:t>CoreLogic</w:t>
      </w:r>
      <w:r w:rsidRPr="00C06B81">
        <w:rPr>
          <w:rFonts w:ascii="Times New Roman" w:hAnsi="Times New Roman" w:cs="Times New Roman"/>
        </w:rPr>
        <w:t xml:space="preserve"> for print &amp; ship </w:t>
      </w:r>
      <w:r w:rsidR="009C7CE3" w:rsidRPr="00C06B81">
        <w:rPr>
          <w:rFonts w:ascii="Times New Roman" w:hAnsi="Times New Roman" w:cs="Times New Roman"/>
        </w:rPr>
        <w:t>response</w:t>
      </w:r>
      <w:r w:rsidRPr="00C06B81">
        <w:rPr>
          <w:rFonts w:ascii="Times New Roman" w:hAnsi="Times New Roman" w:cs="Times New Roman"/>
        </w:rPr>
        <w:t xml:space="preserve"> </w:t>
      </w:r>
      <w:r w:rsidR="008D6F09" w:rsidRPr="00C06B81">
        <w:rPr>
          <w:rFonts w:ascii="Times New Roman" w:hAnsi="Times New Roman" w:cs="Times New Roman"/>
        </w:rPr>
        <w:t>to Client EndPoint URL.</w:t>
      </w:r>
    </w:p>
    <w:p w14:paraId="604EBE32" w14:textId="6A5338A1" w:rsidR="00562D43" w:rsidRPr="00C06B81" w:rsidRDefault="00C41015" w:rsidP="0012099F">
      <w:pPr>
        <w:pStyle w:val="Heading3"/>
        <w:rPr>
          <w:rFonts w:ascii="Times New Roman" w:hAnsi="Times New Roman" w:cs="Times New Roman"/>
        </w:rPr>
      </w:pPr>
      <w:bookmarkStart w:id="25" w:name="_Toc56634904"/>
      <w:r w:rsidRPr="00C06B81">
        <w:rPr>
          <w:rFonts w:ascii="Times New Roman" w:hAnsi="Times New Roman" w:cs="Times New Roman"/>
        </w:rPr>
        <w:t>Response Code</w:t>
      </w:r>
      <w:bookmarkEnd w:id="25"/>
      <w:r w:rsidR="0012099F" w:rsidRPr="00C06B81">
        <w:rPr>
          <w:rFonts w:ascii="Times New Roman" w:hAnsi="Times New Roman" w:cs="Times New Roman"/>
        </w:rPr>
        <w:br/>
      </w:r>
    </w:p>
    <w:tbl>
      <w:tblPr>
        <w:tblStyle w:val="GridTable1Light-Accent11"/>
        <w:tblW w:w="5000" w:type="pct"/>
        <w:tblLook w:val="04A0" w:firstRow="1" w:lastRow="0" w:firstColumn="1" w:lastColumn="0" w:noHBand="0" w:noVBand="1"/>
      </w:tblPr>
      <w:tblGrid>
        <w:gridCol w:w="4675"/>
        <w:gridCol w:w="4675"/>
      </w:tblGrid>
      <w:tr w:rsidR="0012099F" w:rsidRPr="00C06B81" w14:paraId="30E3DEFD" w14:textId="77777777" w:rsidTr="00705C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5FFC4B4" w14:textId="183329A2" w:rsidR="0012099F" w:rsidRPr="00C06B81" w:rsidRDefault="0012099F" w:rsidP="00DD5F78">
            <w:pPr>
              <w:rPr>
                <w:rFonts w:ascii="Times New Roman" w:hAnsi="Times New Roman" w:cs="Times New Roman"/>
              </w:rPr>
            </w:pPr>
            <w:r w:rsidRPr="00C06B81">
              <w:rPr>
                <w:rFonts w:ascii="Times New Roman" w:hAnsi="Times New Roman" w:cs="Times New Roman"/>
              </w:rPr>
              <w:t>Condition</w:t>
            </w:r>
          </w:p>
        </w:tc>
        <w:tc>
          <w:tcPr>
            <w:tcW w:w="2500" w:type="pct"/>
          </w:tcPr>
          <w:p w14:paraId="1029DBD9" w14:textId="507CAD70" w:rsidR="0012099F" w:rsidRPr="00C06B81" w:rsidRDefault="0012099F" w:rsidP="00DD5F7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06B81">
              <w:rPr>
                <w:rFonts w:ascii="Times New Roman" w:hAnsi="Times New Roman" w:cs="Times New Roman"/>
              </w:rPr>
              <w:t>Code</w:t>
            </w:r>
          </w:p>
        </w:tc>
      </w:tr>
      <w:tr w:rsidR="00BF6790" w:rsidRPr="00C06B81" w14:paraId="4AA5D838" w14:textId="77777777" w:rsidTr="00705C10">
        <w:tc>
          <w:tcPr>
            <w:cnfStyle w:val="001000000000" w:firstRow="0" w:lastRow="0" w:firstColumn="1" w:lastColumn="0" w:oddVBand="0" w:evenVBand="0" w:oddHBand="0" w:evenHBand="0" w:firstRowFirstColumn="0" w:firstRowLastColumn="0" w:lastRowFirstColumn="0" w:lastRowLastColumn="0"/>
            <w:tcW w:w="2500" w:type="pct"/>
          </w:tcPr>
          <w:p w14:paraId="30EE4A81" w14:textId="6028F3E6" w:rsidR="00BF6790" w:rsidRPr="00C06B81" w:rsidRDefault="00BF6790" w:rsidP="00BF6790">
            <w:pPr>
              <w:rPr>
                <w:rFonts w:ascii="Times New Roman" w:hAnsi="Times New Roman" w:cs="Times New Roman"/>
              </w:rPr>
            </w:pPr>
            <w:r w:rsidRPr="00C06B81">
              <w:rPr>
                <w:rFonts w:ascii="Times New Roman" w:hAnsi="Times New Roman" w:cs="Times New Roman"/>
              </w:rPr>
              <w:t>200</w:t>
            </w:r>
          </w:p>
        </w:tc>
        <w:tc>
          <w:tcPr>
            <w:tcW w:w="2500" w:type="pct"/>
          </w:tcPr>
          <w:p w14:paraId="40AD125A" w14:textId="79F8BC75" w:rsidR="00BF6790" w:rsidRPr="00C06B81" w:rsidRDefault="00BF6790" w:rsidP="00BF67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6B81">
              <w:rPr>
                <w:rFonts w:ascii="Times New Roman" w:hAnsi="Times New Roman" w:cs="Times New Roman"/>
              </w:rPr>
              <w:t>Success</w:t>
            </w:r>
          </w:p>
        </w:tc>
      </w:tr>
      <w:tr w:rsidR="00BF6790" w:rsidRPr="00C06B81" w14:paraId="71A9DFC4" w14:textId="77777777" w:rsidTr="00705C10">
        <w:tc>
          <w:tcPr>
            <w:cnfStyle w:val="001000000000" w:firstRow="0" w:lastRow="0" w:firstColumn="1" w:lastColumn="0" w:oddVBand="0" w:evenVBand="0" w:oddHBand="0" w:evenHBand="0" w:firstRowFirstColumn="0" w:firstRowLastColumn="0" w:lastRowFirstColumn="0" w:lastRowLastColumn="0"/>
            <w:tcW w:w="2500" w:type="pct"/>
          </w:tcPr>
          <w:p w14:paraId="5764A7CC" w14:textId="0A2AE901" w:rsidR="00BF6790" w:rsidRPr="00C06B81" w:rsidRDefault="00BF6790" w:rsidP="00BF6790">
            <w:pPr>
              <w:rPr>
                <w:rFonts w:ascii="Times New Roman" w:hAnsi="Times New Roman" w:cs="Times New Roman"/>
              </w:rPr>
            </w:pPr>
            <w:r w:rsidRPr="00C06B81">
              <w:rPr>
                <w:rFonts w:ascii="Times New Roman" w:hAnsi="Times New Roman" w:cs="Times New Roman"/>
              </w:rPr>
              <w:t>400</w:t>
            </w:r>
          </w:p>
        </w:tc>
        <w:tc>
          <w:tcPr>
            <w:tcW w:w="2500" w:type="pct"/>
          </w:tcPr>
          <w:p w14:paraId="4B861394" w14:textId="2730E4D1" w:rsidR="00BF6790" w:rsidRPr="00C06B81" w:rsidRDefault="00BF6790" w:rsidP="00BF67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6B81">
              <w:rPr>
                <w:rFonts w:ascii="Times New Roman" w:hAnsi="Times New Roman" w:cs="Times New Roman"/>
              </w:rPr>
              <w:t>Most Failures</w:t>
            </w:r>
          </w:p>
        </w:tc>
      </w:tr>
      <w:tr w:rsidR="00BF6790" w:rsidRPr="00C06B81" w14:paraId="31A2F47B" w14:textId="77777777" w:rsidTr="00705C10">
        <w:tc>
          <w:tcPr>
            <w:cnfStyle w:val="001000000000" w:firstRow="0" w:lastRow="0" w:firstColumn="1" w:lastColumn="0" w:oddVBand="0" w:evenVBand="0" w:oddHBand="0" w:evenHBand="0" w:firstRowFirstColumn="0" w:firstRowLastColumn="0" w:lastRowFirstColumn="0" w:lastRowLastColumn="0"/>
            <w:tcW w:w="2500" w:type="pct"/>
          </w:tcPr>
          <w:p w14:paraId="1CFA5B97" w14:textId="58E342D8" w:rsidR="00BF6790" w:rsidRPr="00C06B81" w:rsidRDefault="00BF6790" w:rsidP="00BF6790">
            <w:pPr>
              <w:rPr>
                <w:rFonts w:ascii="Times New Roman" w:hAnsi="Times New Roman" w:cs="Times New Roman"/>
              </w:rPr>
            </w:pPr>
            <w:r w:rsidRPr="00C06B81">
              <w:rPr>
                <w:rFonts w:ascii="Times New Roman" w:hAnsi="Times New Roman" w:cs="Times New Roman"/>
              </w:rPr>
              <w:t>401</w:t>
            </w:r>
          </w:p>
        </w:tc>
        <w:tc>
          <w:tcPr>
            <w:tcW w:w="2500" w:type="pct"/>
          </w:tcPr>
          <w:p w14:paraId="4B986D39" w14:textId="00FE8303" w:rsidR="00BF6790" w:rsidRPr="00C06B81" w:rsidRDefault="00BF6790" w:rsidP="00BF67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6B81">
              <w:rPr>
                <w:rFonts w:ascii="Times New Roman" w:hAnsi="Times New Roman" w:cs="Times New Roman"/>
              </w:rPr>
              <w:t>Auth Failure</w:t>
            </w:r>
          </w:p>
        </w:tc>
      </w:tr>
      <w:tr w:rsidR="00BF6790" w:rsidRPr="00C06B81" w14:paraId="1FC3A6CD" w14:textId="77777777" w:rsidTr="00705C10">
        <w:tc>
          <w:tcPr>
            <w:cnfStyle w:val="001000000000" w:firstRow="0" w:lastRow="0" w:firstColumn="1" w:lastColumn="0" w:oddVBand="0" w:evenVBand="0" w:oddHBand="0" w:evenHBand="0" w:firstRowFirstColumn="0" w:firstRowLastColumn="0" w:lastRowFirstColumn="0" w:lastRowLastColumn="0"/>
            <w:tcW w:w="2500" w:type="pct"/>
          </w:tcPr>
          <w:p w14:paraId="5389E52E" w14:textId="02690215" w:rsidR="00BF6790" w:rsidRPr="00C06B81" w:rsidRDefault="00BF6790" w:rsidP="00BF6790">
            <w:pPr>
              <w:rPr>
                <w:rFonts w:ascii="Times New Roman" w:hAnsi="Times New Roman" w:cs="Times New Roman"/>
              </w:rPr>
            </w:pPr>
            <w:r w:rsidRPr="00C06B81">
              <w:rPr>
                <w:rFonts w:ascii="Times New Roman" w:hAnsi="Times New Roman" w:cs="Times New Roman"/>
              </w:rPr>
              <w:t>500</w:t>
            </w:r>
          </w:p>
        </w:tc>
        <w:tc>
          <w:tcPr>
            <w:tcW w:w="2500" w:type="pct"/>
          </w:tcPr>
          <w:p w14:paraId="6C29EF06" w14:textId="7D389276" w:rsidR="00BF6790" w:rsidRPr="00C06B81" w:rsidRDefault="00BF6790" w:rsidP="00BF67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6B81">
              <w:rPr>
                <w:rFonts w:ascii="Times New Roman" w:hAnsi="Times New Roman" w:cs="Times New Roman"/>
              </w:rPr>
              <w:t>Misc. Server Issues</w:t>
            </w:r>
            <w:r w:rsidR="00736A0F">
              <w:rPr>
                <w:rFonts w:ascii="Times New Roman" w:hAnsi="Times New Roman" w:cs="Times New Roman"/>
              </w:rPr>
              <w:t xml:space="preserve"> or </w:t>
            </w:r>
            <w:r w:rsidR="00736A0F" w:rsidRPr="00880547">
              <w:rPr>
                <w:rFonts w:ascii="Times New Roman" w:hAnsi="Times New Roman" w:cs="Times New Roman"/>
              </w:rPr>
              <w:t>Service Unavailable</w:t>
            </w:r>
          </w:p>
        </w:tc>
      </w:tr>
      <w:tr w:rsidR="00BF6790" w:rsidRPr="00C06B81" w14:paraId="0A92865E" w14:textId="77777777" w:rsidTr="00705C10">
        <w:tc>
          <w:tcPr>
            <w:cnfStyle w:val="001000000000" w:firstRow="0" w:lastRow="0" w:firstColumn="1" w:lastColumn="0" w:oddVBand="0" w:evenVBand="0" w:oddHBand="0" w:evenHBand="0" w:firstRowFirstColumn="0" w:firstRowLastColumn="0" w:lastRowFirstColumn="0" w:lastRowLastColumn="0"/>
            <w:tcW w:w="2500" w:type="pct"/>
          </w:tcPr>
          <w:p w14:paraId="14D03E11" w14:textId="27502382" w:rsidR="00BF6790" w:rsidRPr="00880547" w:rsidRDefault="00BF6790" w:rsidP="00BF6790">
            <w:pPr>
              <w:rPr>
                <w:rFonts w:ascii="Times New Roman" w:hAnsi="Times New Roman" w:cs="Times New Roman"/>
              </w:rPr>
            </w:pPr>
            <w:r w:rsidRPr="00880547">
              <w:rPr>
                <w:rFonts w:ascii="Times New Roman" w:hAnsi="Times New Roman" w:cs="Times New Roman"/>
              </w:rPr>
              <w:t>406</w:t>
            </w:r>
          </w:p>
        </w:tc>
        <w:tc>
          <w:tcPr>
            <w:tcW w:w="2500" w:type="pct"/>
          </w:tcPr>
          <w:p w14:paraId="13E9C761" w14:textId="39FADDFF" w:rsidR="00BF6790" w:rsidRPr="00880547" w:rsidRDefault="00FD1838" w:rsidP="00BF67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Previous instance of the request is being processed or Incomplete request</w:t>
            </w:r>
          </w:p>
        </w:tc>
      </w:tr>
      <w:tr w:rsidR="00BF6790" w:rsidRPr="00C06B81" w14:paraId="39883686" w14:textId="77777777" w:rsidTr="00705C10">
        <w:tc>
          <w:tcPr>
            <w:cnfStyle w:val="001000000000" w:firstRow="0" w:lastRow="0" w:firstColumn="1" w:lastColumn="0" w:oddVBand="0" w:evenVBand="0" w:oddHBand="0" w:evenHBand="0" w:firstRowFirstColumn="0" w:firstRowLastColumn="0" w:lastRowFirstColumn="0" w:lastRowLastColumn="0"/>
            <w:tcW w:w="2500" w:type="pct"/>
          </w:tcPr>
          <w:p w14:paraId="32398B7B" w14:textId="49A9842D" w:rsidR="00BF6790" w:rsidRPr="00880547" w:rsidRDefault="00736FF3" w:rsidP="00BF6790">
            <w:pPr>
              <w:rPr>
                <w:rFonts w:ascii="Times New Roman" w:hAnsi="Times New Roman" w:cs="Times New Roman"/>
              </w:rPr>
            </w:pPr>
            <w:r w:rsidRPr="00880547">
              <w:rPr>
                <w:rFonts w:ascii="Times New Roman" w:hAnsi="Times New Roman" w:cs="Times New Roman"/>
              </w:rPr>
              <w:t>409</w:t>
            </w:r>
          </w:p>
        </w:tc>
        <w:tc>
          <w:tcPr>
            <w:tcW w:w="2500" w:type="pct"/>
          </w:tcPr>
          <w:p w14:paraId="64A8C486" w14:textId="6823428C" w:rsidR="00BF6790" w:rsidRPr="00880547" w:rsidRDefault="00136776" w:rsidP="00BF67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80547">
              <w:rPr>
                <w:rFonts w:ascii="Times New Roman" w:hAnsi="Times New Roman" w:cs="Times New Roman"/>
              </w:rPr>
              <w:t xml:space="preserve">Duplicate </w:t>
            </w:r>
            <w:r w:rsidR="00736A0F">
              <w:rPr>
                <w:rFonts w:ascii="Times New Roman" w:hAnsi="Times New Roman" w:cs="Times New Roman"/>
              </w:rPr>
              <w:t>Request (the “Id” field is used to check uniqueness)</w:t>
            </w:r>
          </w:p>
        </w:tc>
      </w:tr>
      <w:tr w:rsidR="00BF6790" w:rsidRPr="00C06B81" w14:paraId="2FEDA037" w14:textId="77777777" w:rsidTr="00705C10">
        <w:tc>
          <w:tcPr>
            <w:cnfStyle w:val="001000000000" w:firstRow="0" w:lastRow="0" w:firstColumn="1" w:lastColumn="0" w:oddVBand="0" w:evenVBand="0" w:oddHBand="0" w:evenHBand="0" w:firstRowFirstColumn="0" w:firstRowLastColumn="0" w:lastRowFirstColumn="0" w:lastRowLastColumn="0"/>
            <w:tcW w:w="2500" w:type="pct"/>
          </w:tcPr>
          <w:p w14:paraId="533C9FCD" w14:textId="339ACE79" w:rsidR="00BF6790" w:rsidRPr="00880547" w:rsidRDefault="00736FF3" w:rsidP="00BF6790">
            <w:pPr>
              <w:rPr>
                <w:rFonts w:ascii="Times New Roman" w:hAnsi="Times New Roman" w:cs="Times New Roman"/>
              </w:rPr>
            </w:pPr>
            <w:r w:rsidRPr="00880547">
              <w:rPr>
                <w:rFonts w:ascii="Times New Roman" w:hAnsi="Times New Roman" w:cs="Times New Roman"/>
              </w:rPr>
              <w:t>413</w:t>
            </w:r>
          </w:p>
        </w:tc>
        <w:tc>
          <w:tcPr>
            <w:tcW w:w="2500" w:type="pct"/>
          </w:tcPr>
          <w:p w14:paraId="57CB5E4D" w14:textId="5F03159B" w:rsidR="00BF6790" w:rsidRPr="00880547" w:rsidRDefault="00736FF3" w:rsidP="00BF67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80547">
              <w:rPr>
                <w:rFonts w:ascii="Times New Roman" w:hAnsi="Times New Roman" w:cs="Times New Roman"/>
              </w:rPr>
              <w:t>Request size is above limits</w:t>
            </w:r>
          </w:p>
        </w:tc>
      </w:tr>
    </w:tbl>
    <w:p w14:paraId="7776287B" w14:textId="77777777" w:rsidR="00590F36" w:rsidRPr="00C06B81" w:rsidRDefault="00590F36" w:rsidP="000650EF">
      <w:pPr>
        <w:pStyle w:val="Heading3"/>
        <w:rPr>
          <w:rFonts w:ascii="Times New Roman" w:hAnsi="Times New Roman" w:cs="Times New Roman"/>
        </w:rPr>
      </w:pPr>
    </w:p>
    <w:p w14:paraId="34CCBC69" w14:textId="4ADC109D" w:rsidR="00F07BB2" w:rsidRPr="00C06B81" w:rsidRDefault="00F07BB2" w:rsidP="000650EF">
      <w:pPr>
        <w:pStyle w:val="Heading3"/>
        <w:rPr>
          <w:rFonts w:ascii="Times New Roman" w:hAnsi="Times New Roman" w:cs="Times New Roman"/>
        </w:rPr>
      </w:pPr>
      <w:bookmarkStart w:id="26" w:name="_Toc56634905"/>
      <w:r w:rsidRPr="00C06B81">
        <w:rPr>
          <w:rFonts w:ascii="Times New Roman" w:hAnsi="Times New Roman" w:cs="Times New Roman"/>
        </w:rPr>
        <w:t>Sample</w:t>
      </w:r>
      <w:r w:rsidR="009759B2" w:rsidRPr="00C06B81">
        <w:rPr>
          <w:rFonts w:ascii="Times New Roman" w:hAnsi="Times New Roman" w:cs="Times New Roman"/>
        </w:rPr>
        <w:t xml:space="preserve"> Success</w:t>
      </w:r>
      <w:r w:rsidRPr="00C06B81">
        <w:rPr>
          <w:rFonts w:ascii="Times New Roman" w:hAnsi="Times New Roman" w:cs="Times New Roman"/>
        </w:rPr>
        <w:t xml:space="preserve"> </w:t>
      </w:r>
      <w:r w:rsidR="009759B2" w:rsidRPr="00C06B81">
        <w:rPr>
          <w:rFonts w:ascii="Times New Roman" w:hAnsi="Times New Roman" w:cs="Times New Roman"/>
        </w:rPr>
        <w:t>Response</w:t>
      </w:r>
      <w:bookmarkEnd w:id="26"/>
      <w:r w:rsidR="009759B2" w:rsidRPr="00C06B81">
        <w:rPr>
          <w:rFonts w:ascii="Times New Roman" w:hAnsi="Times New Roman" w:cs="Times New Roman"/>
        </w:rPr>
        <w:t xml:space="preserve"> </w:t>
      </w:r>
    </w:p>
    <w:p w14:paraId="04E38762" w14:textId="77777777" w:rsidR="00F07C01" w:rsidRPr="00C06B81" w:rsidRDefault="00F07C01" w:rsidP="00F07C01">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w:t>
      </w:r>
    </w:p>
    <w:p w14:paraId="27CD6430" w14:textId="77777777" w:rsidR="00F07C01" w:rsidRDefault="00F07C01" w:rsidP="00F07C01">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"UniqueId": "00000000-0000-0000-0000-000000000000",</w:t>
      </w:r>
    </w:p>
    <w:p w14:paraId="4BDC4087" w14:textId="4125B418" w:rsidR="00EF62D2" w:rsidRPr="00C06B81" w:rsidRDefault="00EF62D2" w:rsidP="00F07C01">
      <w:pPr>
        <w:spacing w:line="300" w:lineRule="atLeast"/>
        <w:textAlignment w:val="baseline"/>
        <w:rPr>
          <w:rFonts w:ascii="Times New Roman" w:eastAsia="Times New Roman" w:hAnsi="Times New Roman" w:cs="Times New Roman"/>
        </w:rPr>
      </w:pPr>
      <w:r>
        <w:rPr>
          <w:rFonts w:ascii="Times New Roman" w:eastAsia="Times New Roman" w:hAnsi="Times New Roman" w:cs="Times New Roman"/>
        </w:rPr>
        <w:t xml:space="preserve">    </w:t>
      </w:r>
      <w:r w:rsidRPr="00C06B81">
        <w:rPr>
          <w:rFonts w:ascii="Times New Roman" w:eastAsia="Times New Roman" w:hAnsi="Times New Roman" w:cs="Times New Roman"/>
        </w:rPr>
        <w:t>"</w:t>
      </w:r>
      <w:r w:rsidRPr="00EF62D2">
        <w:rPr>
          <w:rFonts w:ascii="Times New Roman" w:eastAsia="Times New Roman" w:hAnsi="Times New Roman" w:cs="Times New Roman"/>
        </w:rPr>
        <w:t>MailingStatus</w:t>
      </w:r>
      <w:r w:rsidRPr="00C06B81">
        <w:rPr>
          <w:rFonts w:ascii="Times New Roman" w:eastAsia="Times New Roman" w:hAnsi="Times New Roman" w:cs="Times New Roman"/>
        </w:rPr>
        <w:t>": "</w:t>
      </w:r>
      <w:r w:rsidRPr="00EF62D2">
        <w:rPr>
          <w:rFonts w:ascii="Times New Roman" w:eastAsia="Times New Roman" w:hAnsi="Times New Roman" w:cs="Times New Roman"/>
        </w:rPr>
        <w:t>Acknowledgement</w:t>
      </w:r>
      <w:r w:rsidRPr="00C06B81">
        <w:rPr>
          <w:rFonts w:ascii="Times New Roman" w:eastAsia="Times New Roman" w:hAnsi="Times New Roman" w:cs="Times New Roman"/>
        </w:rPr>
        <w:t>",</w:t>
      </w:r>
    </w:p>
    <w:p w14:paraId="0D895803" w14:textId="77777777" w:rsidR="00F07C01" w:rsidRPr="00C06B81" w:rsidRDefault="00F07C01" w:rsidP="00F07C01">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"Message": "Your request is queued for processing."</w:t>
      </w:r>
    </w:p>
    <w:p w14:paraId="7375AFBB" w14:textId="69022502" w:rsidR="00F07C01" w:rsidRPr="00C06B81" w:rsidRDefault="00F07C01" w:rsidP="00F07C01">
      <w:pPr>
        <w:rPr>
          <w:rFonts w:ascii="Times New Roman" w:hAnsi="Times New Roman" w:cs="Times New Roman"/>
        </w:rPr>
      </w:pPr>
      <w:r w:rsidRPr="00C06B81">
        <w:rPr>
          <w:rFonts w:ascii="Times New Roman" w:eastAsia="Times New Roman" w:hAnsi="Times New Roman" w:cs="Times New Roman"/>
        </w:rPr>
        <w:t>}</w:t>
      </w:r>
    </w:p>
    <w:p w14:paraId="1A936887" w14:textId="173792D1" w:rsidR="00DD5F78" w:rsidRPr="00C06B81" w:rsidRDefault="00823E69" w:rsidP="000650EF">
      <w:pPr>
        <w:pStyle w:val="Heading3"/>
        <w:rPr>
          <w:rFonts w:ascii="Times New Roman" w:hAnsi="Times New Roman" w:cs="Times New Roman"/>
          <w:sz w:val="22"/>
          <w:szCs w:val="22"/>
        </w:rPr>
      </w:pPr>
      <w:bookmarkStart w:id="27" w:name="_Toc56634906"/>
      <w:r w:rsidRPr="00C06B81">
        <w:rPr>
          <w:rFonts w:ascii="Times New Roman" w:hAnsi="Times New Roman" w:cs="Times New Roman"/>
          <w:sz w:val="22"/>
          <w:szCs w:val="22"/>
        </w:rPr>
        <w:lastRenderedPageBreak/>
        <w:t>Sample Error Response</w:t>
      </w:r>
      <w:bookmarkEnd w:id="27"/>
      <w:r w:rsidRPr="00C06B81">
        <w:rPr>
          <w:rFonts w:ascii="Times New Roman" w:hAnsi="Times New Roman" w:cs="Times New Roman"/>
          <w:sz w:val="22"/>
          <w:szCs w:val="22"/>
        </w:rPr>
        <w:t xml:space="preserve"> </w:t>
      </w:r>
    </w:p>
    <w:p w14:paraId="41F18A0D" w14:textId="77777777" w:rsidR="009F5C52" w:rsidRPr="00C06B81" w:rsidRDefault="009F5C52" w:rsidP="009F5C52">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w:t>
      </w:r>
    </w:p>
    <w:p w14:paraId="6A49EC76" w14:textId="49C62E3A" w:rsidR="009F5C52" w:rsidRPr="00C06B81" w:rsidRDefault="009F5C52" w:rsidP="009F5C52">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"I</w:t>
      </w:r>
      <w:r w:rsidR="005F70FA">
        <w:rPr>
          <w:rFonts w:ascii="Times New Roman" w:eastAsia="Times New Roman" w:hAnsi="Times New Roman" w:cs="Times New Roman"/>
        </w:rPr>
        <w:t>d</w:t>
      </w:r>
      <w:r w:rsidRPr="00C06B81">
        <w:rPr>
          <w:rFonts w:ascii="Times New Roman" w:eastAsia="Times New Roman" w:hAnsi="Times New Roman" w:cs="Times New Roman"/>
        </w:rPr>
        <w:t>": "00000000-0000-0000-0000-000000000000",</w:t>
      </w:r>
    </w:p>
    <w:p w14:paraId="31015F9B" w14:textId="77777777" w:rsidR="009F5C52" w:rsidRPr="00C06B81" w:rsidRDefault="009F5C52" w:rsidP="009F5C52">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ab/>
        <w:t>"ReceivedOn": "0001-01-01T00:00:00",</w:t>
      </w:r>
    </w:p>
    <w:p w14:paraId="1CBD9700" w14:textId="77777777" w:rsidR="009F5C52" w:rsidRPr="00C06B81" w:rsidRDefault="009F5C52" w:rsidP="009F5C52">
      <w:pPr>
        <w:spacing w:line="300" w:lineRule="atLeast"/>
        <w:ind w:firstLine="720"/>
        <w:textAlignment w:val="baseline"/>
        <w:rPr>
          <w:rFonts w:ascii="Times New Roman" w:eastAsia="Times New Roman" w:hAnsi="Times New Roman" w:cs="Times New Roman"/>
        </w:rPr>
      </w:pPr>
      <w:r w:rsidRPr="00C06B81">
        <w:rPr>
          <w:rFonts w:ascii="Times New Roman" w:eastAsia="Times New Roman" w:hAnsi="Times New Roman" w:cs="Times New Roman"/>
        </w:rPr>
        <w:t>"ClientCode": "",</w:t>
      </w:r>
    </w:p>
    <w:p w14:paraId="30569EBD" w14:textId="77777777" w:rsidR="009F5C52" w:rsidRPr="00C06B81" w:rsidRDefault="009F5C52" w:rsidP="009F5C52">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ab/>
        <w:t>"BusinessFriendlyIdName": "",</w:t>
      </w:r>
    </w:p>
    <w:p w14:paraId="061473EF" w14:textId="77777777" w:rsidR="009F5C52" w:rsidRDefault="009F5C52" w:rsidP="009F5C52">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w:t>
      </w:r>
      <w:r>
        <w:rPr>
          <w:rFonts w:ascii="Times New Roman" w:eastAsia="Times New Roman" w:hAnsi="Times New Roman" w:cs="Times New Roman"/>
        </w:rPr>
        <w:tab/>
      </w:r>
      <w:r w:rsidRPr="00C06B81">
        <w:rPr>
          <w:rFonts w:ascii="Times New Roman" w:eastAsia="Times New Roman" w:hAnsi="Times New Roman" w:cs="Times New Roman"/>
        </w:rPr>
        <w:t>"BusinessFriendlyIdValue": "",</w:t>
      </w:r>
    </w:p>
    <w:p w14:paraId="69B6A2C3" w14:textId="57C76D60" w:rsidR="004063BC" w:rsidRPr="00C06B81" w:rsidRDefault="004063BC" w:rsidP="004063BC">
      <w:pPr>
        <w:spacing w:line="300" w:lineRule="atLeast"/>
        <w:ind w:firstLine="720"/>
        <w:textAlignment w:val="baseline"/>
        <w:rPr>
          <w:rFonts w:ascii="Times New Roman" w:eastAsia="Times New Roman" w:hAnsi="Times New Roman" w:cs="Times New Roman"/>
        </w:rPr>
      </w:pPr>
      <w:r w:rsidRPr="004063BC">
        <w:rPr>
          <w:rFonts w:ascii="Times New Roman" w:eastAsia="Times New Roman" w:hAnsi="Times New Roman" w:cs="Times New Roman"/>
        </w:rPr>
        <w:t>"DocumentOrPackageType": "",</w:t>
      </w:r>
    </w:p>
    <w:p w14:paraId="5225CBAA" w14:textId="532EE453" w:rsidR="00D5650D" w:rsidRDefault="009F5C52" w:rsidP="009F5C52">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ab/>
        <w:t>"DocumentOrPackage": {</w:t>
      </w:r>
    </w:p>
    <w:p w14:paraId="596B4FFB" w14:textId="301738AC" w:rsidR="009F5C52" w:rsidRPr="00C06B81" w:rsidRDefault="00D5650D" w:rsidP="009F5C52">
      <w:pPr>
        <w:spacing w:line="300" w:lineRule="atLeast"/>
        <w:textAlignment w:val="baseline"/>
        <w:rPr>
          <w:rFonts w:ascii="Times New Roman" w:eastAsia="Times New Roman" w:hAnsi="Times New Roman" w:cs="Times New Roman"/>
        </w:rPr>
      </w:pPr>
      <w:r>
        <w:rPr>
          <w:rFonts w:ascii="Times New Roman" w:eastAsia="Times New Roman" w:hAnsi="Times New Roman" w:cs="Times New Roman"/>
        </w:rPr>
        <w:t xml:space="preserve">             </w:t>
      </w:r>
      <w:r w:rsidR="009F5C52" w:rsidRPr="00C06B81">
        <w:rPr>
          <w:rFonts w:ascii="Times New Roman" w:eastAsia="Times New Roman" w:hAnsi="Times New Roman" w:cs="Times New Roman"/>
        </w:rPr>
        <w:t xml:space="preserve">"Name": </w:t>
      </w:r>
      <w:r w:rsidR="00317429">
        <w:rPr>
          <w:rFonts w:ascii="Times New Roman" w:eastAsia="Times New Roman" w:hAnsi="Times New Roman" w:cs="Times New Roman"/>
        </w:rPr>
        <w:t>""</w:t>
      </w:r>
    </w:p>
    <w:p w14:paraId="04E84560" w14:textId="77777777" w:rsidR="009F5C52" w:rsidRPr="00C06B81" w:rsidRDefault="009F5C52" w:rsidP="009F5C52">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w:t>
      </w:r>
      <w:r w:rsidRPr="00C06B81">
        <w:rPr>
          <w:rFonts w:ascii="Times New Roman" w:eastAsia="Times New Roman" w:hAnsi="Times New Roman" w:cs="Times New Roman"/>
        </w:rPr>
        <w:tab/>
        <w:t>},</w:t>
      </w:r>
    </w:p>
    <w:p w14:paraId="5DBA2AA5" w14:textId="77777777" w:rsidR="009F5C52" w:rsidRPr="00C06B81" w:rsidRDefault="009F5C52" w:rsidP="009F5C52">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"RecipientInfo": {</w:t>
      </w:r>
    </w:p>
    <w:p w14:paraId="4A02F3AD" w14:textId="77777777" w:rsidR="009F5C52" w:rsidRPr="00C06B81" w:rsidRDefault="009F5C52" w:rsidP="009F5C52">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"Recipient": {            </w:t>
      </w:r>
    </w:p>
    <w:p w14:paraId="6E4B17B9" w14:textId="77777777" w:rsidR="009F5C52" w:rsidRPr="00C06B81" w:rsidRDefault="009F5C52" w:rsidP="009F5C52">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"FirstName": "",</w:t>
      </w:r>
    </w:p>
    <w:p w14:paraId="51DA1947" w14:textId="77777777" w:rsidR="009F5C52" w:rsidRPr="00C06B81" w:rsidRDefault="009F5C52" w:rsidP="009F5C52">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"LastName": ""</w:t>
      </w:r>
    </w:p>
    <w:p w14:paraId="3708A969" w14:textId="77777777" w:rsidR="009F5C52" w:rsidRPr="00C06B81" w:rsidRDefault="009F5C52" w:rsidP="009F5C52">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w:t>
      </w:r>
    </w:p>
    <w:p w14:paraId="6257FB35" w14:textId="77777777" w:rsidR="009F5C52" w:rsidRPr="00C06B81" w:rsidRDefault="009F5C52" w:rsidP="009F5C52">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"Address": {</w:t>
      </w:r>
    </w:p>
    <w:p w14:paraId="644D06D4" w14:textId="77777777" w:rsidR="009F5C52" w:rsidRPr="00C06B81" w:rsidRDefault="009F5C52" w:rsidP="009F5C52">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"Street": "",           </w:t>
      </w:r>
    </w:p>
    <w:p w14:paraId="7A0BE667" w14:textId="77777777" w:rsidR="009F5C52" w:rsidRPr="00C06B81" w:rsidRDefault="009F5C52" w:rsidP="009F5C52">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"City": "",</w:t>
      </w:r>
    </w:p>
    <w:p w14:paraId="3592F322" w14:textId="77777777" w:rsidR="009F5C52" w:rsidRPr="00C06B81" w:rsidRDefault="009F5C52" w:rsidP="009F5C52">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"State": "",</w:t>
      </w:r>
    </w:p>
    <w:p w14:paraId="6186209D" w14:textId="77777777" w:rsidR="009F5C52" w:rsidRPr="00C06B81" w:rsidRDefault="009F5C52" w:rsidP="009F5C52">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"Zip": ""</w:t>
      </w:r>
    </w:p>
    <w:p w14:paraId="719E08E4" w14:textId="77777777" w:rsidR="009F5C52" w:rsidRPr="00C06B81" w:rsidRDefault="009F5C52" w:rsidP="009F5C52">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w:t>
      </w:r>
    </w:p>
    <w:p w14:paraId="56C7F535" w14:textId="77777777" w:rsidR="009F5C52" w:rsidRPr="00C06B81" w:rsidRDefault="009F5C52" w:rsidP="009F5C52">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w:t>
      </w:r>
    </w:p>
    <w:p w14:paraId="5016DF20" w14:textId="77777777" w:rsidR="009F5C52" w:rsidRPr="00C06B81" w:rsidRDefault="009F5C52" w:rsidP="009F5C52">
      <w:pPr>
        <w:spacing w:line="300" w:lineRule="atLeast"/>
        <w:ind w:firstLine="720"/>
        <w:textAlignment w:val="baseline"/>
        <w:rPr>
          <w:rFonts w:ascii="Times New Roman" w:eastAsia="Times New Roman" w:hAnsi="Times New Roman" w:cs="Times New Roman"/>
        </w:rPr>
      </w:pPr>
      <w:r w:rsidRPr="00C06B81">
        <w:rPr>
          <w:rFonts w:ascii="Times New Roman" w:eastAsia="Times New Roman" w:hAnsi="Times New Roman" w:cs="Times New Roman"/>
        </w:rPr>
        <w:t>“MailingStatus”:</w:t>
      </w:r>
      <w:r>
        <w:rPr>
          <w:rFonts w:ascii="Times New Roman" w:eastAsia="Times New Roman" w:hAnsi="Times New Roman" w:cs="Times New Roman"/>
        </w:rPr>
        <w:t xml:space="preserve"> </w:t>
      </w:r>
      <w:r w:rsidRPr="00C06B81">
        <w:rPr>
          <w:rFonts w:ascii="Times New Roman" w:eastAsia="Times New Roman" w:hAnsi="Times New Roman" w:cs="Times New Roman"/>
        </w:rPr>
        <w:t>"</w:t>
      </w:r>
      <w:r>
        <w:rPr>
          <w:rFonts w:ascii="Times New Roman" w:eastAsia="Times New Roman" w:hAnsi="Times New Roman" w:cs="Times New Roman"/>
        </w:rPr>
        <w:t>Error</w:t>
      </w:r>
      <w:r w:rsidRPr="00C06B81">
        <w:rPr>
          <w:rFonts w:ascii="Times New Roman" w:eastAsia="Times New Roman" w:hAnsi="Times New Roman" w:cs="Times New Roman"/>
        </w:rPr>
        <w:t>",</w:t>
      </w:r>
      <w:r w:rsidRPr="00C06B81">
        <w:rPr>
          <w:rFonts w:ascii="Times New Roman" w:eastAsia="Times New Roman" w:hAnsi="Times New Roman" w:cs="Times New Roman"/>
        </w:rPr>
        <w:tab/>
      </w:r>
      <w:r w:rsidRPr="00C06B81">
        <w:rPr>
          <w:rFonts w:ascii="Times New Roman" w:eastAsia="Times New Roman" w:hAnsi="Times New Roman" w:cs="Times New Roman"/>
        </w:rPr>
        <w:tab/>
      </w:r>
    </w:p>
    <w:p w14:paraId="187AA58B" w14:textId="77777777" w:rsidR="009F5C52" w:rsidRPr="00C06B81" w:rsidRDefault="009F5C52" w:rsidP="009F5C52">
      <w:pPr>
        <w:spacing w:line="300" w:lineRule="atLeast"/>
        <w:ind w:firstLine="720"/>
        <w:textAlignment w:val="baseline"/>
        <w:rPr>
          <w:rFonts w:ascii="Times New Roman" w:eastAsia="Times New Roman" w:hAnsi="Times New Roman" w:cs="Times New Roman"/>
        </w:rPr>
      </w:pPr>
      <w:r w:rsidRPr="00C06B81">
        <w:rPr>
          <w:rFonts w:ascii="Times New Roman" w:eastAsia="Times New Roman" w:hAnsi="Times New Roman" w:cs="Times New Roman"/>
        </w:rPr>
        <w:t>"ErrorCode": "Mailing_Address_Missing_Or_Invalid",</w:t>
      </w:r>
    </w:p>
    <w:p w14:paraId="342D93F2" w14:textId="77777777" w:rsidR="009F5C52" w:rsidRPr="00C06B81" w:rsidRDefault="009F5C52" w:rsidP="009F5C52">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ab/>
        <w:t>"Error</w:t>
      </w:r>
      <w:r>
        <w:rPr>
          <w:rFonts w:ascii="Times New Roman" w:eastAsia="Times New Roman" w:hAnsi="Times New Roman" w:cs="Times New Roman"/>
        </w:rPr>
        <w:t>Desc</w:t>
      </w:r>
      <w:r w:rsidRPr="00C06B81">
        <w:rPr>
          <w:rFonts w:ascii="Times New Roman" w:eastAsia="Times New Roman" w:hAnsi="Times New Roman" w:cs="Times New Roman"/>
        </w:rPr>
        <w:t>": "Mailing_Address_Missing_Or_Invalid"</w:t>
      </w:r>
    </w:p>
    <w:p w14:paraId="53918B92" w14:textId="77777777" w:rsidR="009F5C52" w:rsidRPr="00C06B81" w:rsidRDefault="009F5C52" w:rsidP="009F5C52">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w:t>
      </w:r>
    </w:p>
    <w:p w14:paraId="04A0A9C6" w14:textId="3555B05A" w:rsidR="00E15288" w:rsidRPr="00C06B81" w:rsidRDefault="00E15288" w:rsidP="00784ED7">
      <w:pPr>
        <w:rPr>
          <w:rFonts w:ascii="Times New Roman" w:hAnsi="Times New Roman" w:cs="Times New Roman"/>
        </w:rPr>
      </w:pPr>
    </w:p>
    <w:tbl>
      <w:tblPr>
        <w:tblStyle w:val="GridTable1Light-Accent11"/>
        <w:tblW w:w="5000" w:type="pct"/>
        <w:tblLook w:val="04A0" w:firstRow="1" w:lastRow="0" w:firstColumn="1" w:lastColumn="0" w:noHBand="0" w:noVBand="1"/>
      </w:tblPr>
      <w:tblGrid>
        <w:gridCol w:w="9350"/>
      </w:tblGrid>
      <w:tr w:rsidR="007418F3" w:rsidRPr="00C06B81" w14:paraId="6F144476" w14:textId="77777777" w:rsidTr="007418F3">
        <w:trPr>
          <w:cnfStyle w:val="100000000000" w:firstRow="1" w:lastRow="0" w:firstColumn="0" w:lastColumn="0" w:oddVBand="0" w:evenVBand="0" w:oddHBand="0"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5000" w:type="pct"/>
            <w:hideMark/>
          </w:tcPr>
          <w:p w14:paraId="6B928564" w14:textId="77777777" w:rsidR="007418F3" w:rsidRPr="0066298D" w:rsidRDefault="007418F3" w:rsidP="0066298D">
            <w:pPr>
              <w:pStyle w:val="Heading3"/>
              <w:outlineLvl w:val="2"/>
              <w:rPr>
                <w:rFonts w:ascii="Times New Roman" w:eastAsia="Times New Roman" w:hAnsi="Times New Roman" w:cs="Times New Roman"/>
              </w:rPr>
            </w:pPr>
            <w:bookmarkStart w:id="28" w:name="_Toc22904363"/>
            <w:bookmarkStart w:id="29" w:name="_Toc56634907"/>
            <w:r w:rsidRPr="0066298D">
              <w:rPr>
                <w:rFonts w:ascii="Times New Roman" w:eastAsia="Times New Roman" w:hAnsi="Times New Roman" w:cs="Times New Roman"/>
              </w:rPr>
              <w:t>Error Code</w:t>
            </w:r>
            <w:bookmarkEnd w:id="28"/>
            <w:bookmarkEnd w:id="29"/>
          </w:p>
        </w:tc>
      </w:tr>
      <w:tr w:rsidR="007418F3" w:rsidRPr="00C06B81" w14:paraId="6B3887B3" w14:textId="77777777" w:rsidTr="007418F3">
        <w:trPr>
          <w:trHeight w:val="495"/>
        </w:trPr>
        <w:tc>
          <w:tcPr>
            <w:cnfStyle w:val="001000000000" w:firstRow="0" w:lastRow="0" w:firstColumn="1" w:lastColumn="0" w:oddVBand="0" w:evenVBand="0" w:oddHBand="0" w:evenHBand="0" w:firstRowFirstColumn="0" w:firstRowLastColumn="0" w:lastRowFirstColumn="0" w:lastRowLastColumn="0"/>
            <w:tcW w:w="5000" w:type="pct"/>
            <w:hideMark/>
          </w:tcPr>
          <w:p w14:paraId="77935BE0"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Mailing_Address_Missing_Or_Invalid</w:t>
            </w:r>
          </w:p>
        </w:tc>
      </w:tr>
      <w:tr w:rsidR="007418F3" w:rsidRPr="00C06B81" w14:paraId="02F57154" w14:textId="77777777" w:rsidTr="007418F3">
        <w:trPr>
          <w:trHeight w:val="467"/>
        </w:trPr>
        <w:tc>
          <w:tcPr>
            <w:cnfStyle w:val="001000000000" w:firstRow="0" w:lastRow="0" w:firstColumn="1" w:lastColumn="0" w:oddVBand="0" w:evenVBand="0" w:oddHBand="0" w:evenHBand="0" w:firstRowFirstColumn="0" w:firstRowLastColumn="0" w:lastRowFirstColumn="0" w:lastRowLastColumn="0"/>
            <w:tcW w:w="5000" w:type="pct"/>
            <w:hideMark/>
          </w:tcPr>
          <w:p w14:paraId="72BACA72"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Recipient_Details_Missing_Or_Invalid</w:t>
            </w:r>
          </w:p>
        </w:tc>
      </w:tr>
      <w:tr w:rsidR="007418F3" w:rsidRPr="00C06B81" w14:paraId="07A93EFD" w14:textId="77777777" w:rsidTr="007418F3">
        <w:trPr>
          <w:trHeight w:val="467"/>
        </w:trPr>
        <w:tc>
          <w:tcPr>
            <w:cnfStyle w:val="001000000000" w:firstRow="0" w:lastRow="0" w:firstColumn="1" w:lastColumn="0" w:oddVBand="0" w:evenVBand="0" w:oddHBand="0" w:evenHBand="0" w:firstRowFirstColumn="0" w:firstRowLastColumn="0" w:lastRowFirstColumn="0" w:lastRowLastColumn="0"/>
            <w:tcW w:w="5000" w:type="pct"/>
            <w:hideMark/>
          </w:tcPr>
          <w:p w14:paraId="1D094503"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Unknown_Error</w:t>
            </w:r>
          </w:p>
        </w:tc>
      </w:tr>
      <w:tr w:rsidR="007418F3" w:rsidRPr="00C06B81" w14:paraId="3A93A632" w14:textId="77777777" w:rsidTr="007418F3">
        <w:trPr>
          <w:trHeight w:val="467"/>
        </w:trPr>
        <w:tc>
          <w:tcPr>
            <w:cnfStyle w:val="001000000000" w:firstRow="0" w:lastRow="0" w:firstColumn="1" w:lastColumn="0" w:oddVBand="0" w:evenVBand="0" w:oddHBand="0" w:evenHBand="0" w:firstRowFirstColumn="0" w:firstRowLastColumn="0" w:lastRowFirstColumn="0" w:lastRowLastColumn="0"/>
            <w:tcW w:w="5000" w:type="pct"/>
            <w:hideMark/>
          </w:tcPr>
          <w:p w14:paraId="02E2318D"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Invalid_PackageType</w:t>
            </w:r>
          </w:p>
        </w:tc>
      </w:tr>
      <w:tr w:rsidR="007418F3" w:rsidRPr="00C06B81" w14:paraId="4E2D91DC" w14:textId="77777777" w:rsidTr="007418F3">
        <w:trPr>
          <w:trHeight w:val="467"/>
        </w:trPr>
        <w:tc>
          <w:tcPr>
            <w:cnfStyle w:val="001000000000" w:firstRow="0" w:lastRow="0" w:firstColumn="1" w:lastColumn="0" w:oddVBand="0" w:evenVBand="0" w:oddHBand="0" w:evenHBand="0" w:firstRowFirstColumn="0" w:firstRowLastColumn="0" w:lastRowFirstColumn="0" w:lastRowLastColumn="0"/>
            <w:tcW w:w="5000" w:type="pct"/>
            <w:hideMark/>
          </w:tcPr>
          <w:p w14:paraId="4D5B99F1"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Invalid_ShippingDetail</w:t>
            </w:r>
          </w:p>
        </w:tc>
      </w:tr>
      <w:tr w:rsidR="007418F3" w:rsidRPr="00C06B81" w14:paraId="7CEDCD68" w14:textId="77777777" w:rsidTr="007418F3">
        <w:trPr>
          <w:trHeight w:val="467"/>
        </w:trPr>
        <w:tc>
          <w:tcPr>
            <w:cnfStyle w:val="001000000000" w:firstRow="0" w:lastRow="0" w:firstColumn="1" w:lastColumn="0" w:oddVBand="0" w:evenVBand="0" w:oddHBand="0" w:evenHBand="0" w:firstRowFirstColumn="0" w:firstRowLastColumn="0" w:lastRowFirstColumn="0" w:lastRowLastColumn="0"/>
            <w:tcW w:w="5000" w:type="pct"/>
            <w:hideMark/>
          </w:tcPr>
          <w:p w14:paraId="4541808F"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Invalid_DuplicateKey</w:t>
            </w:r>
          </w:p>
        </w:tc>
      </w:tr>
      <w:tr w:rsidR="007418F3" w:rsidRPr="00C06B81" w14:paraId="495D925A" w14:textId="77777777" w:rsidTr="007418F3">
        <w:trPr>
          <w:trHeight w:val="467"/>
        </w:trPr>
        <w:tc>
          <w:tcPr>
            <w:cnfStyle w:val="001000000000" w:firstRow="0" w:lastRow="0" w:firstColumn="1" w:lastColumn="0" w:oddVBand="0" w:evenVBand="0" w:oddHBand="0" w:evenHBand="0" w:firstRowFirstColumn="0" w:firstRowLastColumn="0" w:lastRowFirstColumn="0" w:lastRowLastColumn="0"/>
            <w:tcW w:w="5000" w:type="pct"/>
          </w:tcPr>
          <w:p w14:paraId="49EDF85B"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Invalid_PDF_File</w:t>
            </w:r>
          </w:p>
        </w:tc>
      </w:tr>
      <w:tr w:rsidR="007418F3" w:rsidRPr="00C06B81" w14:paraId="777C332D" w14:textId="77777777" w:rsidTr="007418F3">
        <w:trPr>
          <w:trHeight w:val="467"/>
        </w:trPr>
        <w:tc>
          <w:tcPr>
            <w:cnfStyle w:val="001000000000" w:firstRow="0" w:lastRow="0" w:firstColumn="1" w:lastColumn="0" w:oddVBand="0" w:evenVBand="0" w:oddHBand="0" w:evenHBand="0" w:firstRowFirstColumn="0" w:firstRowLastColumn="0" w:lastRowFirstColumn="0" w:lastRowLastColumn="0"/>
            <w:tcW w:w="5000" w:type="pct"/>
          </w:tcPr>
          <w:p w14:paraId="25C451A0"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Missing_PDF_File</w:t>
            </w:r>
          </w:p>
        </w:tc>
      </w:tr>
      <w:tr w:rsidR="007418F3" w:rsidRPr="00C06B81" w14:paraId="6B06CE13" w14:textId="77777777" w:rsidTr="007418F3">
        <w:trPr>
          <w:trHeight w:val="467"/>
        </w:trPr>
        <w:tc>
          <w:tcPr>
            <w:cnfStyle w:val="001000000000" w:firstRow="0" w:lastRow="0" w:firstColumn="1" w:lastColumn="0" w:oddVBand="0" w:evenVBand="0" w:oddHBand="0" w:evenHBand="0" w:firstRowFirstColumn="0" w:firstRowLastColumn="0" w:lastRowFirstColumn="0" w:lastRowLastColumn="0"/>
            <w:tcW w:w="5000" w:type="pct"/>
          </w:tcPr>
          <w:p w14:paraId="72C42D32"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Issue_In_EDelivery</w:t>
            </w:r>
          </w:p>
        </w:tc>
      </w:tr>
      <w:tr w:rsidR="007418F3" w:rsidRPr="00C06B81" w14:paraId="063DA130" w14:textId="77777777" w:rsidTr="007418F3">
        <w:trPr>
          <w:trHeight w:val="439"/>
        </w:trPr>
        <w:tc>
          <w:tcPr>
            <w:cnfStyle w:val="001000000000" w:firstRow="0" w:lastRow="0" w:firstColumn="1" w:lastColumn="0" w:oddVBand="0" w:evenVBand="0" w:oddHBand="0" w:evenHBand="0" w:firstRowFirstColumn="0" w:firstRowLastColumn="0" w:lastRowFirstColumn="0" w:lastRowLastColumn="0"/>
            <w:tcW w:w="5000" w:type="pct"/>
          </w:tcPr>
          <w:p w14:paraId="7F1C92EE"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SigningRoomExpired</w:t>
            </w:r>
          </w:p>
        </w:tc>
      </w:tr>
      <w:tr w:rsidR="001A397A" w:rsidRPr="00C06B81" w14:paraId="5FB42203" w14:textId="77777777" w:rsidTr="007418F3">
        <w:trPr>
          <w:trHeight w:val="439"/>
        </w:trPr>
        <w:tc>
          <w:tcPr>
            <w:cnfStyle w:val="001000000000" w:firstRow="0" w:lastRow="0" w:firstColumn="1" w:lastColumn="0" w:oddVBand="0" w:evenVBand="0" w:oddHBand="0" w:evenHBand="0" w:firstRowFirstColumn="0" w:firstRowLastColumn="0" w:lastRowFirstColumn="0" w:lastRowLastColumn="0"/>
            <w:tcW w:w="5000" w:type="pct"/>
          </w:tcPr>
          <w:p w14:paraId="271EB28A" w14:textId="67C10E76" w:rsidR="001A397A" w:rsidRPr="00C06B81" w:rsidRDefault="001A397A" w:rsidP="00933907">
            <w:pPr>
              <w:rPr>
                <w:rFonts w:ascii="Times New Roman" w:eastAsia="Times New Roman" w:hAnsi="Times New Roman" w:cs="Times New Roman"/>
              </w:rPr>
            </w:pPr>
            <w:r w:rsidRPr="001A397A">
              <w:rPr>
                <w:rFonts w:ascii="Times New Roman" w:eastAsia="Times New Roman" w:hAnsi="Times New Roman" w:cs="Times New Roman"/>
              </w:rPr>
              <w:t>Invalid_MailPieceId</w:t>
            </w:r>
          </w:p>
        </w:tc>
      </w:tr>
      <w:tr w:rsidR="001A397A" w:rsidRPr="00C06B81" w14:paraId="59BA8E9F" w14:textId="77777777" w:rsidTr="007418F3">
        <w:trPr>
          <w:trHeight w:val="439"/>
        </w:trPr>
        <w:tc>
          <w:tcPr>
            <w:cnfStyle w:val="001000000000" w:firstRow="0" w:lastRow="0" w:firstColumn="1" w:lastColumn="0" w:oddVBand="0" w:evenVBand="0" w:oddHBand="0" w:evenHBand="0" w:firstRowFirstColumn="0" w:firstRowLastColumn="0" w:lastRowFirstColumn="0" w:lastRowLastColumn="0"/>
            <w:tcW w:w="5000" w:type="pct"/>
          </w:tcPr>
          <w:p w14:paraId="719AC669" w14:textId="722489F5" w:rsidR="001A397A" w:rsidRPr="001A397A" w:rsidRDefault="001A397A" w:rsidP="00933907">
            <w:pPr>
              <w:rPr>
                <w:rFonts w:ascii="Times New Roman" w:eastAsia="Times New Roman" w:hAnsi="Times New Roman" w:cs="Times New Roman"/>
              </w:rPr>
            </w:pPr>
            <w:r w:rsidRPr="001A397A">
              <w:rPr>
                <w:rFonts w:ascii="Times New Roman" w:eastAsia="Times New Roman" w:hAnsi="Times New Roman" w:cs="Times New Roman"/>
              </w:rPr>
              <w:t>NotAcceptable</w:t>
            </w:r>
          </w:p>
        </w:tc>
      </w:tr>
      <w:tr w:rsidR="001A397A" w:rsidRPr="00C06B81" w14:paraId="6A43AF65" w14:textId="77777777" w:rsidTr="007418F3">
        <w:trPr>
          <w:trHeight w:val="439"/>
        </w:trPr>
        <w:tc>
          <w:tcPr>
            <w:cnfStyle w:val="001000000000" w:firstRow="0" w:lastRow="0" w:firstColumn="1" w:lastColumn="0" w:oddVBand="0" w:evenVBand="0" w:oddHBand="0" w:evenHBand="0" w:firstRowFirstColumn="0" w:firstRowLastColumn="0" w:lastRowFirstColumn="0" w:lastRowLastColumn="0"/>
            <w:tcW w:w="5000" w:type="pct"/>
          </w:tcPr>
          <w:p w14:paraId="2A7F21E2" w14:textId="664A8F42" w:rsidR="001A397A" w:rsidRPr="001A397A" w:rsidRDefault="001A397A" w:rsidP="00933907">
            <w:pPr>
              <w:rPr>
                <w:rFonts w:ascii="Times New Roman" w:eastAsia="Times New Roman" w:hAnsi="Times New Roman" w:cs="Times New Roman"/>
              </w:rPr>
            </w:pPr>
            <w:r w:rsidRPr="001A397A">
              <w:rPr>
                <w:rFonts w:ascii="Times New Roman" w:eastAsia="Times New Roman" w:hAnsi="Times New Roman" w:cs="Times New Roman"/>
              </w:rPr>
              <w:t>MaxRetriesExceeded</w:t>
            </w:r>
          </w:p>
        </w:tc>
      </w:tr>
      <w:tr w:rsidR="001A397A" w:rsidRPr="00C06B81" w14:paraId="466A09DE" w14:textId="77777777" w:rsidTr="007418F3">
        <w:trPr>
          <w:trHeight w:val="439"/>
        </w:trPr>
        <w:tc>
          <w:tcPr>
            <w:cnfStyle w:val="001000000000" w:firstRow="0" w:lastRow="0" w:firstColumn="1" w:lastColumn="0" w:oddVBand="0" w:evenVBand="0" w:oddHBand="0" w:evenHBand="0" w:firstRowFirstColumn="0" w:firstRowLastColumn="0" w:lastRowFirstColumn="0" w:lastRowLastColumn="0"/>
            <w:tcW w:w="5000" w:type="pct"/>
          </w:tcPr>
          <w:p w14:paraId="610CE2EA" w14:textId="7A7698CD" w:rsidR="001A397A" w:rsidRPr="001A397A" w:rsidRDefault="001A397A" w:rsidP="00933907">
            <w:pPr>
              <w:rPr>
                <w:rFonts w:ascii="Times New Roman" w:eastAsia="Times New Roman" w:hAnsi="Times New Roman" w:cs="Times New Roman"/>
              </w:rPr>
            </w:pPr>
            <w:r w:rsidRPr="001A397A">
              <w:rPr>
                <w:rFonts w:ascii="Times New Roman" w:eastAsia="Times New Roman" w:hAnsi="Times New Roman" w:cs="Times New Roman"/>
              </w:rPr>
              <w:t>RequestTooLarge</w:t>
            </w:r>
          </w:p>
        </w:tc>
      </w:tr>
      <w:tr w:rsidR="001A397A" w:rsidRPr="00C06B81" w14:paraId="5A00A23B" w14:textId="77777777" w:rsidTr="007418F3">
        <w:trPr>
          <w:trHeight w:val="439"/>
        </w:trPr>
        <w:tc>
          <w:tcPr>
            <w:cnfStyle w:val="001000000000" w:firstRow="0" w:lastRow="0" w:firstColumn="1" w:lastColumn="0" w:oddVBand="0" w:evenVBand="0" w:oddHBand="0" w:evenHBand="0" w:firstRowFirstColumn="0" w:firstRowLastColumn="0" w:lastRowFirstColumn="0" w:lastRowLastColumn="0"/>
            <w:tcW w:w="5000" w:type="pct"/>
          </w:tcPr>
          <w:p w14:paraId="149CAF60" w14:textId="38AD888A" w:rsidR="001A397A" w:rsidRPr="001A397A" w:rsidRDefault="001A397A" w:rsidP="00933907">
            <w:pPr>
              <w:rPr>
                <w:rFonts w:ascii="Times New Roman" w:eastAsia="Times New Roman" w:hAnsi="Times New Roman" w:cs="Times New Roman"/>
              </w:rPr>
            </w:pPr>
            <w:r w:rsidRPr="001A397A">
              <w:rPr>
                <w:rFonts w:ascii="Times New Roman" w:eastAsia="Times New Roman" w:hAnsi="Times New Roman" w:cs="Times New Roman"/>
              </w:rPr>
              <w:t>Manifest_Missing_Or_Invalid</w:t>
            </w:r>
          </w:p>
        </w:tc>
      </w:tr>
      <w:tr w:rsidR="00D341DC" w:rsidRPr="00C06B81" w14:paraId="00CE1B07" w14:textId="77777777" w:rsidTr="007418F3">
        <w:trPr>
          <w:trHeight w:val="439"/>
        </w:trPr>
        <w:tc>
          <w:tcPr>
            <w:cnfStyle w:val="001000000000" w:firstRow="0" w:lastRow="0" w:firstColumn="1" w:lastColumn="0" w:oddVBand="0" w:evenVBand="0" w:oddHBand="0" w:evenHBand="0" w:firstRowFirstColumn="0" w:firstRowLastColumn="0" w:lastRowFirstColumn="0" w:lastRowLastColumn="0"/>
            <w:tcW w:w="5000" w:type="pct"/>
          </w:tcPr>
          <w:p w14:paraId="633B9B9F" w14:textId="646BC966" w:rsidR="00D341DC" w:rsidRPr="001A397A" w:rsidRDefault="00D341DC" w:rsidP="00933907">
            <w:pPr>
              <w:rPr>
                <w:rFonts w:ascii="Times New Roman" w:eastAsia="Times New Roman" w:hAnsi="Times New Roman" w:cs="Times New Roman"/>
              </w:rPr>
            </w:pPr>
            <w:r w:rsidRPr="00D341DC">
              <w:rPr>
                <w:rFonts w:ascii="Times New Roman" w:eastAsia="Times New Roman" w:hAnsi="Times New Roman" w:cs="Times New Roman"/>
              </w:rPr>
              <w:t>Invalid_ClientCode</w:t>
            </w:r>
          </w:p>
        </w:tc>
      </w:tr>
      <w:tr w:rsidR="00D341DC" w:rsidRPr="00C06B81" w14:paraId="6BA89262" w14:textId="77777777" w:rsidTr="007418F3">
        <w:trPr>
          <w:trHeight w:val="439"/>
        </w:trPr>
        <w:tc>
          <w:tcPr>
            <w:cnfStyle w:val="001000000000" w:firstRow="0" w:lastRow="0" w:firstColumn="1" w:lastColumn="0" w:oddVBand="0" w:evenVBand="0" w:oddHBand="0" w:evenHBand="0" w:firstRowFirstColumn="0" w:firstRowLastColumn="0" w:lastRowFirstColumn="0" w:lastRowLastColumn="0"/>
            <w:tcW w:w="5000" w:type="pct"/>
          </w:tcPr>
          <w:p w14:paraId="06259A99" w14:textId="6D69D915" w:rsidR="00D341DC" w:rsidRPr="00D341DC" w:rsidRDefault="00D341DC" w:rsidP="00933907">
            <w:pPr>
              <w:rPr>
                <w:rFonts w:ascii="Times New Roman" w:eastAsia="Times New Roman" w:hAnsi="Times New Roman" w:cs="Times New Roman"/>
              </w:rPr>
            </w:pPr>
            <w:r w:rsidRPr="00D341DC">
              <w:rPr>
                <w:rFonts w:ascii="Times New Roman" w:eastAsia="Times New Roman" w:hAnsi="Times New Roman" w:cs="Times New Roman"/>
              </w:rPr>
              <w:t>Missing_DocumentOrPackage</w:t>
            </w:r>
          </w:p>
        </w:tc>
      </w:tr>
      <w:tr w:rsidR="00D341DC" w:rsidRPr="00C06B81" w14:paraId="58D51661" w14:textId="77777777" w:rsidTr="007418F3">
        <w:trPr>
          <w:trHeight w:val="439"/>
        </w:trPr>
        <w:tc>
          <w:tcPr>
            <w:cnfStyle w:val="001000000000" w:firstRow="0" w:lastRow="0" w:firstColumn="1" w:lastColumn="0" w:oddVBand="0" w:evenVBand="0" w:oddHBand="0" w:evenHBand="0" w:firstRowFirstColumn="0" w:firstRowLastColumn="0" w:lastRowFirstColumn="0" w:lastRowLastColumn="0"/>
            <w:tcW w:w="5000" w:type="pct"/>
          </w:tcPr>
          <w:p w14:paraId="4A206BD1" w14:textId="09E1F5FB" w:rsidR="00D341DC" w:rsidRPr="00D341DC" w:rsidRDefault="00D341DC" w:rsidP="00933907">
            <w:pPr>
              <w:rPr>
                <w:rFonts w:ascii="Times New Roman" w:eastAsia="Times New Roman" w:hAnsi="Times New Roman" w:cs="Times New Roman"/>
              </w:rPr>
            </w:pPr>
            <w:r w:rsidRPr="00D341DC">
              <w:rPr>
                <w:rFonts w:ascii="Times New Roman" w:eastAsia="Times New Roman" w:hAnsi="Times New Roman" w:cs="Times New Roman"/>
              </w:rPr>
              <w:t>Missing_Files</w:t>
            </w:r>
          </w:p>
        </w:tc>
      </w:tr>
    </w:tbl>
    <w:p w14:paraId="335B2ABD" w14:textId="4B83576C" w:rsidR="00220E1A" w:rsidRPr="00C06B81" w:rsidRDefault="00220E1A" w:rsidP="00784ED7">
      <w:pPr>
        <w:rPr>
          <w:rFonts w:ascii="Times New Roman" w:hAnsi="Times New Roman" w:cs="Times New Roman"/>
        </w:rPr>
      </w:pPr>
    </w:p>
    <w:p w14:paraId="08BD9E02" w14:textId="3E93E78C" w:rsidR="00220E1A" w:rsidRPr="00C06B81" w:rsidRDefault="00220E1A" w:rsidP="00784ED7">
      <w:pPr>
        <w:rPr>
          <w:rFonts w:ascii="Times New Roman" w:hAnsi="Times New Roman" w:cs="Times New Roman"/>
        </w:rPr>
      </w:pPr>
    </w:p>
    <w:p w14:paraId="512420B3" w14:textId="20B011FD" w:rsidR="00E15288" w:rsidRPr="00C06B81" w:rsidRDefault="005E4B1F" w:rsidP="000650EF">
      <w:pPr>
        <w:pStyle w:val="Heading3"/>
        <w:rPr>
          <w:rFonts w:ascii="Times New Roman" w:hAnsi="Times New Roman" w:cs="Times New Roman"/>
        </w:rPr>
      </w:pPr>
      <w:bookmarkStart w:id="30" w:name="_Toc56634908"/>
      <w:r w:rsidRPr="00C06B81">
        <w:rPr>
          <w:rFonts w:ascii="Times New Roman" w:hAnsi="Times New Roman" w:cs="Times New Roman"/>
        </w:rPr>
        <w:t>Sample Delivery Report Response</w:t>
      </w:r>
      <w:bookmarkEnd w:id="30"/>
    </w:p>
    <w:p w14:paraId="6B3E1F88" w14:textId="77777777" w:rsidR="007D7790" w:rsidRPr="00C06B81" w:rsidRDefault="007D7790" w:rsidP="007D7790">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w:t>
      </w:r>
    </w:p>
    <w:p w14:paraId="494CA402" w14:textId="0CC27D47" w:rsidR="007D7790" w:rsidRPr="00C06B81" w:rsidRDefault="007D7790" w:rsidP="007D7790">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"I</w:t>
      </w:r>
      <w:r w:rsidR="005F70FA">
        <w:rPr>
          <w:rFonts w:ascii="Times New Roman" w:eastAsia="Times New Roman" w:hAnsi="Times New Roman" w:cs="Times New Roman"/>
        </w:rPr>
        <w:t>d</w:t>
      </w:r>
      <w:r w:rsidRPr="00C06B81">
        <w:rPr>
          <w:rFonts w:ascii="Times New Roman" w:eastAsia="Times New Roman" w:hAnsi="Times New Roman" w:cs="Times New Roman"/>
        </w:rPr>
        <w:t>": "00000000-0000-0000-0000-000000000000",</w:t>
      </w:r>
    </w:p>
    <w:p w14:paraId="1C3CC775" w14:textId="77777777" w:rsidR="007D7790" w:rsidRPr="00C06B81" w:rsidRDefault="007D7790" w:rsidP="007D7790">
      <w:pPr>
        <w:spacing w:line="300" w:lineRule="atLeast"/>
        <w:ind w:firstLine="720"/>
        <w:textAlignment w:val="baseline"/>
        <w:rPr>
          <w:rFonts w:ascii="Times New Roman" w:eastAsia="Times New Roman" w:hAnsi="Times New Roman" w:cs="Times New Roman"/>
        </w:rPr>
      </w:pPr>
      <w:r w:rsidRPr="00C06B81">
        <w:rPr>
          <w:rFonts w:ascii="Times New Roman" w:eastAsia="Times New Roman" w:hAnsi="Times New Roman" w:cs="Times New Roman"/>
        </w:rPr>
        <w:t>"ReceivedOn": "0001-01-01T00:00:00",</w:t>
      </w:r>
    </w:p>
    <w:p w14:paraId="62BC881A" w14:textId="77777777" w:rsidR="007D7790" w:rsidRPr="00C06B81" w:rsidRDefault="007D7790" w:rsidP="007D7790">
      <w:pPr>
        <w:spacing w:line="300" w:lineRule="atLeast"/>
        <w:ind w:firstLine="720"/>
        <w:textAlignment w:val="baseline"/>
        <w:rPr>
          <w:rFonts w:ascii="Times New Roman" w:eastAsia="Times New Roman" w:hAnsi="Times New Roman" w:cs="Times New Roman"/>
        </w:rPr>
      </w:pPr>
      <w:r w:rsidRPr="00C06B81">
        <w:rPr>
          <w:rFonts w:ascii="Times New Roman" w:eastAsia="Times New Roman" w:hAnsi="Times New Roman" w:cs="Times New Roman"/>
        </w:rPr>
        <w:lastRenderedPageBreak/>
        <w:t>"ClientCode": "",</w:t>
      </w:r>
    </w:p>
    <w:p w14:paraId="75BE3AEA" w14:textId="77777777" w:rsidR="007D7790" w:rsidRPr="00C06B81" w:rsidRDefault="007D7790" w:rsidP="007D7790">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ab/>
        <w:t>"BusinessFriendlyIdName": "",</w:t>
      </w:r>
    </w:p>
    <w:p w14:paraId="1DE70B4F" w14:textId="70B84FF2" w:rsidR="007D7790" w:rsidRDefault="007D7790" w:rsidP="007D7790">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w:t>
      </w:r>
      <w:r w:rsidR="0035649D">
        <w:rPr>
          <w:rFonts w:ascii="Times New Roman" w:eastAsia="Times New Roman" w:hAnsi="Times New Roman" w:cs="Times New Roman"/>
        </w:rPr>
        <w:tab/>
      </w:r>
      <w:r w:rsidRPr="00C06B81">
        <w:rPr>
          <w:rFonts w:ascii="Times New Roman" w:eastAsia="Times New Roman" w:hAnsi="Times New Roman" w:cs="Times New Roman"/>
        </w:rPr>
        <w:t>"BusinessFriendlyIdValue": "",</w:t>
      </w:r>
    </w:p>
    <w:p w14:paraId="280BC727" w14:textId="69DFF611" w:rsidR="0035649D" w:rsidRPr="00C06B81" w:rsidRDefault="0035649D" w:rsidP="0035649D">
      <w:pPr>
        <w:spacing w:line="300" w:lineRule="atLeast"/>
        <w:textAlignment w:val="baseline"/>
        <w:rPr>
          <w:rFonts w:ascii="Times New Roman" w:eastAsia="Times New Roman" w:hAnsi="Times New Roman" w:cs="Times New Roman"/>
        </w:rPr>
      </w:pPr>
      <w:r>
        <w:rPr>
          <w:rFonts w:ascii="Times New Roman" w:eastAsia="Times New Roman" w:hAnsi="Times New Roman" w:cs="Times New Roman"/>
        </w:rPr>
        <w:t xml:space="preserve">             </w:t>
      </w:r>
      <w:r w:rsidRPr="0035649D">
        <w:rPr>
          <w:rFonts w:ascii="Times New Roman" w:eastAsia="Times New Roman" w:hAnsi="Times New Roman" w:cs="Times New Roman"/>
        </w:rPr>
        <w:t>"DocumentOrPackageType": "",</w:t>
      </w:r>
    </w:p>
    <w:p w14:paraId="43A9A98B" w14:textId="77777777" w:rsidR="007D7790" w:rsidRPr="00C06B81" w:rsidRDefault="007D7790" w:rsidP="007D7790">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ab/>
        <w:t>"DocumentOrPackage": {</w:t>
      </w:r>
    </w:p>
    <w:p w14:paraId="5EDA1D26" w14:textId="77777777" w:rsidR="007D7790" w:rsidRPr="00C06B81" w:rsidRDefault="007D7790" w:rsidP="007D7790">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w:t>
      </w:r>
      <w:r w:rsidRPr="00C06B81">
        <w:rPr>
          <w:rFonts w:ascii="Times New Roman" w:eastAsia="Times New Roman" w:hAnsi="Times New Roman" w:cs="Times New Roman"/>
        </w:rPr>
        <w:tab/>
        <w:t>"Name": ""</w:t>
      </w:r>
    </w:p>
    <w:p w14:paraId="709D2AF8" w14:textId="77777777" w:rsidR="007D7790" w:rsidRPr="00C06B81" w:rsidRDefault="007D7790" w:rsidP="007D7790">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w:t>
      </w:r>
      <w:r w:rsidRPr="00C06B81">
        <w:rPr>
          <w:rFonts w:ascii="Times New Roman" w:eastAsia="Times New Roman" w:hAnsi="Times New Roman" w:cs="Times New Roman"/>
        </w:rPr>
        <w:tab/>
        <w:t>},</w:t>
      </w:r>
    </w:p>
    <w:p w14:paraId="58866913" w14:textId="77777777" w:rsidR="007D7790" w:rsidRPr="00C06B81" w:rsidRDefault="007D7790" w:rsidP="007D7790">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"RecipientInfo": {</w:t>
      </w:r>
    </w:p>
    <w:p w14:paraId="3779D6D8" w14:textId="77777777" w:rsidR="007D7790" w:rsidRPr="00C06B81" w:rsidRDefault="007D7790" w:rsidP="007D7790">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"Recipient": {            </w:t>
      </w:r>
    </w:p>
    <w:p w14:paraId="5833E73F" w14:textId="77777777" w:rsidR="007D7790" w:rsidRPr="00C06B81" w:rsidRDefault="007D7790" w:rsidP="007D7790">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"FirstName": "",</w:t>
      </w:r>
    </w:p>
    <w:p w14:paraId="5A3B405D" w14:textId="77777777" w:rsidR="007D7790" w:rsidRPr="00C06B81" w:rsidRDefault="007D7790" w:rsidP="007D7790">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"LastName": ""</w:t>
      </w:r>
    </w:p>
    <w:p w14:paraId="2E211FE1" w14:textId="77777777" w:rsidR="007D7790" w:rsidRPr="00C06B81" w:rsidRDefault="007D7790" w:rsidP="007D7790">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w:t>
      </w:r>
    </w:p>
    <w:p w14:paraId="47D0CA63" w14:textId="77777777" w:rsidR="007D7790" w:rsidRPr="00C06B81" w:rsidRDefault="007D7790" w:rsidP="007D7790">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"Address": {</w:t>
      </w:r>
    </w:p>
    <w:p w14:paraId="2FF11507" w14:textId="77777777" w:rsidR="007D7790" w:rsidRPr="00C06B81" w:rsidRDefault="007D7790" w:rsidP="007D7790">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"Street": "",           </w:t>
      </w:r>
    </w:p>
    <w:p w14:paraId="4EC077F2" w14:textId="77777777" w:rsidR="007D7790" w:rsidRPr="00C06B81" w:rsidRDefault="007D7790" w:rsidP="007D7790">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"City": "",</w:t>
      </w:r>
    </w:p>
    <w:p w14:paraId="48C666EA" w14:textId="77777777" w:rsidR="007D7790" w:rsidRPr="00C06B81" w:rsidRDefault="007D7790" w:rsidP="007D7790">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"State": "",</w:t>
      </w:r>
    </w:p>
    <w:p w14:paraId="7E66FD57" w14:textId="77777777" w:rsidR="007D7790" w:rsidRPr="00C06B81" w:rsidRDefault="007D7790" w:rsidP="007D7790">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"Zip": ""</w:t>
      </w:r>
    </w:p>
    <w:p w14:paraId="5011E6BE" w14:textId="77777777" w:rsidR="007D7790" w:rsidRPr="00C06B81" w:rsidRDefault="007D7790" w:rsidP="007D7790">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w:t>
      </w:r>
    </w:p>
    <w:p w14:paraId="59CDF5D7" w14:textId="77777777" w:rsidR="007D7790" w:rsidRPr="00C06B81" w:rsidRDefault="007D7790" w:rsidP="007D7790">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 xml:space="preserve">      },</w:t>
      </w:r>
    </w:p>
    <w:p w14:paraId="4D5D2BBF" w14:textId="77777777" w:rsidR="007D7790" w:rsidRPr="00C06B81" w:rsidRDefault="007D7790" w:rsidP="007D7790">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ab/>
        <w:t>“MailingStatus”:</w:t>
      </w:r>
      <w:r>
        <w:rPr>
          <w:rFonts w:ascii="Times New Roman" w:eastAsia="Times New Roman" w:hAnsi="Times New Roman" w:cs="Times New Roman"/>
        </w:rPr>
        <w:t xml:space="preserve"> </w:t>
      </w:r>
      <w:r w:rsidRPr="00C06B81">
        <w:rPr>
          <w:rFonts w:ascii="Times New Roman" w:eastAsia="Times New Roman" w:hAnsi="Times New Roman" w:cs="Times New Roman"/>
        </w:rPr>
        <w:t>"</w:t>
      </w:r>
      <w:r>
        <w:rPr>
          <w:rFonts w:ascii="Times New Roman" w:eastAsia="Times New Roman" w:hAnsi="Times New Roman" w:cs="Times New Roman"/>
        </w:rPr>
        <w:t>Shipped</w:t>
      </w:r>
      <w:r w:rsidRPr="00C06B81">
        <w:rPr>
          <w:rFonts w:ascii="Times New Roman" w:eastAsia="Times New Roman" w:hAnsi="Times New Roman" w:cs="Times New Roman"/>
        </w:rPr>
        <w:t>",</w:t>
      </w:r>
    </w:p>
    <w:p w14:paraId="0A6414C8" w14:textId="77777777" w:rsidR="007D7790" w:rsidRPr="00C06B81" w:rsidRDefault="007D7790" w:rsidP="007D7790">
      <w:pPr>
        <w:spacing w:line="300" w:lineRule="atLeast"/>
        <w:ind w:firstLine="720"/>
        <w:textAlignment w:val="baseline"/>
        <w:rPr>
          <w:rFonts w:ascii="Times New Roman" w:eastAsia="Times New Roman" w:hAnsi="Times New Roman" w:cs="Times New Roman"/>
        </w:rPr>
      </w:pPr>
      <w:r w:rsidRPr="00C06B81">
        <w:rPr>
          <w:rFonts w:ascii="Times New Roman" w:eastAsia="Times New Roman" w:hAnsi="Times New Roman" w:cs="Times New Roman"/>
        </w:rPr>
        <w:t>"</w:t>
      </w:r>
      <w:r>
        <w:rPr>
          <w:rFonts w:ascii="Times New Roman" w:eastAsia="Times New Roman" w:hAnsi="Times New Roman" w:cs="Times New Roman"/>
        </w:rPr>
        <w:t>ShippedOn</w:t>
      </w:r>
      <w:r w:rsidRPr="00C06B81">
        <w:rPr>
          <w:rFonts w:ascii="Times New Roman" w:eastAsia="Times New Roman" w:hAnsi="Times New Roman" w:cs="Times New Roman"/>
        </w:rPr>
        <w:t>": "0001-01-01T00:00:00",</w:t>
      </w:r>
    </w:p>
    <w:p w14:paraId="3C7E00B1" w14:textId="77777777" w:rsidR="007D7790" w:rsidRPr="00C06B81" w:rsidRDefault="007D7790" w:rsidP="007D7790">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ab/>
        <w:t>"ShippingMethod": "USPS",</w:t>
      </w:r>
    </w:p>
    <w:p w14:paraId="48ED5D71" w14:textId="77777777" w:rsidR="007D7790" w:rsidRPr="00C06B81" w:rsidRDefault="007D7790" w:rsidP="007D7790">
      <w:pPr>
        <w:spacing w:line="300" w:lineRule="atLeast"/>
        <w:ind w:firstLine="720"/>
        <w:textAlignment w:val="baseline"/>
        <w:rPr>
          <w:rFonts w:ascii="Times New Roman" w:eastAsia="Times New Roman" w:hAnsi="Times New Roman" w:cs="Times New Roman"/>
        </w:rPr>
      </w:pPr>
      <w:r w:rsidRPr="00C06B81">
        <w:rPr>
          <w:rFonts w:ascii="Times New Roman" w:eastAsia="Times New Roman" w:hAnsi="Times New Roman" w:cs="Times New Roman"/>
        </w:rPr>
        <w:t>"ShippingServiceType": "PRIORITY",</w:t>
      </w:r>
    </w:p>
    <w:p w14:paraId="55269B68" w14:textId="77777777" w:rsidR="007D7790" w:rsidRPr="00C06B81" w:rsidRDefault="007D7790" w:rsidP="007D7790">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ab/>
        <w:t>"TrackingNumber": 0,</w:t>
      </w:r>
      <w:r w:rsidRPr="00C06B81">
        <w:rPr>
          <w:rFonts w:ascii="Times New Roman" w:eastAsia="Times New Roman" w:hAnsi="Times New Roman" w:cs="Times New Roman"/>
        </w:rPr>
        <w:tab/>
      </w:r>
    </w:p>
    <w:p w14:paraId="4524B913" w14:textId="77777777" w:rsidR="007D7790" w:rsidRPr="00C06B81" w:rsidRDefault="007D7790" w:rsidP="007D7790">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ab/>
        <w:t>"TotalPages": 0,</w:t>
      </w:r>
    </w:p>
    <w:p w14:paraId="2CDCF501" w14:textId="77777777" w:rsidR="007D7790" w:rsidRPr="00C06B81" w:rsidRDefault="007D7790" w:rsidP="007D7790">
      <w:pPr>
        <w:spacing w:line="300" w:lineRule="atLeast"/>
        <w:ind w:firstLine="720"/>
        <w:textAlignment w:val="baseline"/>
        <w:rPr>
          <w:rFonts w:ascii="Times New Roman" w:eastAsia="Times New Roman" w:hAnsi="Times New Roman" w:cs="Times New Roman"/>
        </w:rPr>
      </w:pPr>
      <w:r w:rsidRPr="00C06B81">
        <w:rPr>
          <w:rFonts w:ascii="Times New Roman" w:eastAsia="Times New Roman" w:hAnsi="Times New Roman" w:cs="Times New Roman"/>
        </w:rPr>
        <w:t>"TotalSheets": 0</w:t>
      </w:r>
    </w:p>
    <w:p w14:paraId="33AFFECE" w14:textId="3BDD4C5F" w:rsidR="007D7790" w:rsidRDefault="007D7790" w:rsidP="007D7790">
      <w:pPr>
        <w:spacing w:line="300" w:lineRule="atLeast"/>
        <w:textAlignment w:val="baseline"/>
        <w:rPr>
          <w:rFonts w:ascii="Times New Roman" w:eastAsia="Times New Roman" w:hAnsi="Times New Roman" w:cs="Times New Roman"/>
        </w:rPr>
      </w:pPr>
      <w:r w:rsidRPr="00C06B81">
        <w:rPr>
          <w:rFonts w:ascii="Times New Roman" w:eastAsia="Times New Roman" w:hAnsi="Times New Roman" w:cs="Times New Roman"/>
        </w:rPr>
        <w:t>}</w:t>
      </w:r>
    </w:p>
    <w:p w14:paraId="33C7A863" w14:textId="77777777" w:rsidR="0096128D" w:rsidRDefault="0096128D" w:rsidP="007D7790">
      <w:pPr>
        <w:spacing w:line="300" w:lineRule="atLeast"/>
        <w:textAlignment w:val="baseline"/>
        <w:rPr>
          <w:rFonts w:ascii="Times New Roman" w:eastAsia="Times New Roman" w:hAnsi="Times New Roman" w:cs="Times New Roman"/>
        </w:rPr>
      </w:pPr>
    </w:p>
    <w:p w14:paraId="5069184B" w14:textId="77777777" w:rsidR="0096128D" w:rsidRPr="000650EF" w:rsidRDefault="0096128D" w:rsidP="0096128D">
      <w:pPr>
        <w:pStyle w:val="Heading3"/>
        <w:rPr>
          <w:rFonts w:ascii="Times New Roman" w:hAnsi="Times New Roman" w:cs="Times New Roman"/>
        </w:rPr>
      </w:pPr>
      <w:bookmarkStart w:id="31" w:name="_Toc56634909"/>
      <w:r w:rsidRPr="000650EF">
        <w:rPr>
          <w:rFonts w:ascii="Times New Roman" w:hAnsi="Times New Roman" w:cs="Times New Roman"/>
        </w:rPr>
        <w:t xml:space="preserve">Sample </w:t>
      </w:r>
      <w:r>
        <w:rPr>
          <w:rFonts w:ascii="Times New Roman" w:hAnsi="Times New Roman" w:cs="Times New Roman"/>
        </w:rPr>
        <w:t>Pulled Back</w:t>
      </w:r>
      <w:r w:rsidRPr="000650EF">
        <w:rPr>
          <w:rFonts w:ascii="Times New Roman" w:hAnsi="Times New Roman" w:cs="Times New Roman"/>
        </w:rPr>
        <w:t xml:space="preserve"> Response</w:t>
      </w:r>
      <w:bookmarkEnd w:id="31"/>
    </w:p>
    <w:p w14:paraId="6AD5CF4F" w14:textId="77777777" w:rsidR="0096128D" w:rsidRPr="00E56B40" w:rsidRDefault="0096128D" w:rsidP="0096128D">
      <w:pPr>
        <w:spacing w:line="300" w:lineRule="atLeast"/>
        <w:textAlignment w:val="baseline"/>
        <w:rPr>
          <w:rFonts w:ascii="Cambria" w:eastAsia="Times New Roman" w:hAnsi="Cambria"/>
          <w:sz w:val="20"/>
          <w:szCs w:val="20"/>
        </w:rPr>
      </w:pPr>
      <w:r w:rsidRPr="00E56B40">
        <w:rPr>
          <w:rFonts w:ascii="Cambria" w:eastAsia="Times New Roman" w:hAnsi="Cambria"/>
          <w:sz w:val="20"/>
          <w:szCs w:val="20"/>
        </w:rPr>
        <w:t>{</w:t>
      </w:r>
    </w:p>
    <w:p w14:paraId="277EF047" w14:textId="269EB74E" w:rsidR="0096128D" w:rsidRPr="00E56B40" w:rsidRDefault="0096128D" w:rsidP="0096128D">
      <w:pPr>
        <w:spacing w:line="300" w:lineRule="atLeast"/>
        <w:textAlignment w:val="baseline"/>
        <w:rPr>
          <w:rFonts w:ascii="Cambria" w:eastAsia="Times New Roman" w:hAnsi="Cambria"/>
          <w:sz w:val="20"/>
          <w:szCs w:val="20"/>
        </w:rPr>
      </w:pPr>
      <w:r w:rsidRPr="00E56B40">
        <w:rPr>
          <w:rFonts w:ascii="Cambria" w:eastAsia="Times New Roman" w:hAnsi="Cambria"/>
          <w:sz w:val="20"/>
          <w:szCs w:val="20"/>
        </w:rPr>
        <w:t xml:space="preserve">      "I</w:t>
      </w:r>
      <w:r w:rsidR="00451B65">
        <w:rPr>
          <w:rFonts w:ascii="Cambria" w:eastAsia="Times New Roman" w:hAnsi="Cambria"/>
          <w:sz w:val="20"/>
          <w:szCs w:val="20"/>
        </w:rPr>
        <w:t>d</w:t>
      </w:r>
      <w:r w:rsidRPr="00E56B40">
        <w:rPr>
          <w:rFonts w:ascii="Cambria" w:eastAsia="Times New Roman" w:hAnsi="Cambria"/>
          <w:sz w:val="20"/>
          <w:szCs w:val="20"/>
        </w:rPr>
        <w:t>": "00000000-0000-0000-0000-000000000000",</w:t>
      </w:r>
    </w:p>
    <w:p w14:paraId="4BD4A0E5" w14:textId="77777777" w:rsidR="0096128D" w:rsidRPr="00E56B40" w:rsidRDefault="0096128D" w:rsidP="0096128D">
      <w:pPr>
        <w:spacing w:line="300" w:lineRule="atLeast"/>
        <w:ind w:firstLine="720"/>
        <w:textAlignment w:val="baseline"/>
        <w:rPr>
          <w:rFonts w:ascii="Cambria" w:eastAsia="Times New Roman" w:hAnsi="Cambria"/>
          <w:sz w:val="20"/>
          <w:szCs w:val="20"/>
        </w:rPr>
      </w:pPr>
      <w:r w:rsidRPr="00E56B40">
        <w:rPr>
          <w:rFonts w:ascii="Cambria" w:eastAsia="Times New Roman" w:hAnsi="Cambria"/>
          <w:sz w:val="20"/>
          <w:szCs w:val="20"/>
        </w:rPr>
        <w:t>"ReceivedOn": "0001-01-01T00:00:00",</w:t>
      </w:r>
    </w:p>
    <w:p w14:paraId="372D4782" w14:textId="77777777" w:rsidR="0096128D" w:rsidRPr="00E56B40" w:rsidRDefault="0096128D" w:rsidP="0096128D">
      <w:pPr>
        <w:spacing w:line="300" w:lineRule="atLeast"/>
        <w:ind w:firstLine="720"/>
        <w:textAlignment w:val="baseline"/>
        <w:rPr>
          <w:rFonts w:ascii="Cambria" w:eastAsia="Times New Roman" w:hAnsi="Cambria"/>
          <w:sz w:val="20"/>
          <w:szCs w:val="20"/>
        </w:rPr>
      </w:pPr>
      <w:r w:rsidRPr="00E56B40">
        <w:rPr>
          <w:rFonts w:ascii="Cambria" w:eastAsia="Times New Roman" w:hAnsi="Cambria"/>
          <w:sz w:val="20"/>
          <w:szCs w:val="20"/>
        </w:rPr>
        <w:t>"ClientCode": "",</w:t>
      </w:r>
    </w:p>
    <w:p w14:paraId="5F1D29A8" w14:textId="77777777" w:rsidR="0096128D" w:rsidRPr="00E56B40" w:rsidRDefault="0096128D" w:rsidP="0096128D">
      <w:pPr>
        <w:spacing w:line="300" w:lineRule="atLeast"/>
        <w:textAlignment w:val="baseline"/>
        <w:rPr>
          <w:rFonts w:ascii="Cambria" w:eastAsia="Times New Roman" w:hAnsi="Cambria"/>
          <w:sz w:val="20"/>
          <w:szCs w:val="20"/>
        </w:rPr>
      </w:pPr>
      <w:r w:rsidRPr="00E56B40">
        <w:rPr>
          <w:rFonts w:ascii="Cambria" w:eastAsia="Times New Roman" w:hAnsi="Cambria"/>
          <w:sz w:val="20"/>
          <w:szCs w:val="20"/>
        </w:rPr>
        <w:tab/>
        <w:t>"BusinessFriendlyIdName": "",</w:t>
      </w:r>
    </w:p>
    <w:p w14:paraId="7CD3ED4A" w14:textId="3253CAE2" w:rsidR="0096128D" w:rsidRDefault="0096128D" w:rsidP="0096128D">
      <w:pPr>
        <w:spacing w:line="300" w:lineRule="atLeast"/>
        <w:textAlignment w:val="baseline"/>
        <w:rPr>
          <w:rFonts w:ascii="Cambria" w:eastAsia="Times New Roman" w:hAnsi="Cambria"/>
          <w:sz w:val="20"/>
          <w:szCs w:val="20"/>
        </w:rPr>
      </w:pPr>
      <w:r w:rsidRPr="00E56B40">
        <w:rPr>
          <w:rFonts w:ascii="Cambria" w:eastAsia="Times New Roman" w:hAnsi="Cambria"/>
          <w:sz w:val="20"/>
          <w:szCs w:val="20"/>
        </w:rPr>
        <w:t xml:space="preserve">      </w:t>
      </w:r>
      <w:r w:rsidR="00172D63">
        <w:rPr>
          <w:rFonts w:ascii="Cambria" w:eastAsia="Times New Roman" w:hAnsi="Cambria"/>
          <w:sz w:val="20"/>
          <w:szCs w:val="20"/>
        </w:rPr>
        <w:tab/>
      </w:r>
      <w:r w:rsidRPr="00E56B40">
        <w:rPr>
          <w:rFonts w:ascii="Cambria" w:eastAsia="Times New Roman" w:hAnsi="Cambria"/>
          <w:sz w:val="20"/>
          <w:szCs w:val="20"/>
        </w:rPr>
        <w:t xml:space="preserve"> "BusinessFriendlyIdValue": "",</w:t>
      </w:r>
    </w:p>
    <w:p w14:paraId="58F3917A" w14:textId="539B14E9" w:rsidR="00172D63" w:rsidRPr="00E56B40" w:rsidRDefault="00172D63" w:rsidP="00172D63">
      <w:pPr>
        <w:spacing w:line="300" w:lineRule="atLeast"/>
        <w:ind w:firstLine="720"/>
        <w:textAlignment w:val="baseline"/>
        <w:rPr>
          <w:rFonts w:ascii="Cambria" w:eastAsia="Times New Roman" w:hAnsi="Cambria"/>
          <w:sz w:val="20"/>
          <w:szCs w:val="20"/>
        </w:rPr>
      </w:pPr>
      <w:r w:rsidRPr="00172D63">
        <w:rPr>
          <w:rFonts w:ascii="Cambria" w:eastAsia="Times New Roman" w:hAnsi="Cambria"/>
          <w:sz w:val="20"/>
          <w:szCs w:val="20"/>
        </w:rPr>
        <w:t>"DocumentOrPackageType": "",</w:t>
      </w:r>
    </w:p>
    <w:p w14:paraId="69433939" w14:textId="77777777" w:rsidR="0096128D" w:rsidRPr="00E56B40" w:rsidRDefault="0096128D" w:rsidP="0096128D">
      <w:pPr>
        <w:spacing w:line="300" w:lineRule="atLeast"/>
        <w:textAlignment w:val="baseline"/>
        <w:rPr>
          <w:rFonts w:ascii="Cambria" w:eastAsia="Times New Roman" w:hAnsi="Cambria"/>
          <w:sz w:val="20"/>
          <w:szCs w:val="20"/>
        </w:rPr>
      </w:pPr>
      <w:r w:rsidRPr="00E56B40">
        <w:rPr>
          <w:rFonts w:ascii="Cambria" w:eastAsia="Times New Roman" w:hAnsi="Cambria"/>
          <w:sz w:val="20"/>
          <w:szCs w:val="20"/>
        </w:rPr>
        <w:tab/>
        <w:t>"DocumentOrPackage": {</w:t>
      </w:r>
    </w:p>
    <w:p w14:paraId="52F73DF6" w14:textId="77777777" w:rsidR="0096128D" w:rsidRPr="00E56B40" w:rsidRDefault="0096128D" w:rsidP="0096128D">
      <w:pPr>
        <w:spacing w:line="300" w:lineRule="atLeast"/>
        <w:textAlignment w:val="baseline"/>
        <w:rPr>
          <w:rFonts w:ascii="Cambria" w:eastAsia="Times New Roman" w:hAnsi="Cambria"/>
          <w:sz w:val="20"/>
          <w:szCs w:val="20"/>
        </w:rPr>
      </w:pPr>
      <w:r w:rsidRPr="00E56B40">
        <w:rPr>
          <w:rFonts w:ascii="Cambria" w:eastAsia="Times New Roman" w:hAnsi="Cambria"/>
          <w:sz w:val="20"/>
          <w:szCs w:val="20"/>
        </w:rPr>
        <w:t xml:space="preserve">        </w:t>
      </w:r>
      <w:r w:rsidRPr="00E56B40">
        <w:rPr>
          <w:rFonts w:ascii="Cambria" w:eastAsia="Times New Roman" w:hAnsi="Cambria"/>
          <w:sz w:val="20"/>
          <w:szCs w:val="20"/>
        </w:rPr>
        <w:tab/>
        <w:t>"Name": ""</w:t>
      </w:r>
    </w:p>
    <w:p w14:paraId="7210E2AD" w14:textId="77777777" w:rsidR="0096128D" w:rsidRPr="00E56B40" w:rsidRDefault="0096128D" w:rsidP="0096128D">
      <w:pPr>
        <w:spacing w:line="300" w:lineRule="atLeast"/>
        <w:textAlignment w:val="baseline"/>
        <w:rPr>
          <w:rFonts w:ascii="Cambria" w:eastAsia="Times New Roman" w:hAnsi="Cambria"/>
          <w:sz w:val="20"/>
          <w:szCs w:val="20"/>
        </w:rPr>
      </w:pPr>
      <w:r w:rsidRPr="00E56B40">
        <w:rPr>
          <w:rFonts w:ascii="Cambria" w:eastAsia="Times New Roman" w:hAnsi="Cambria"/>
          <w:sz w:val="20"/>
          <w:szCs w:val="20"/>
        </w:rPr>
        <w:t xml:space="preserve">    </w:t>
      </w:r>
      <w:r w:rsidRPr="00E56B40">
        <w:rPr>
          <w:rFonts w:ascii="Cambria" w:eastAsia="Times New Roman" w:hAnsi="Cambria"/>
          <w:sz w:val="20"/>
          <w:szCs w:val="20"/>
        </w:rPr>
        <w:tab/>
        <w:t>},</w:t>
      </w:r>
    </w:p>
    <w:p w14:paraId="0CD4FEA9" w14:textId="77777777" w:rsidR="0096128D" w:rsidRPr="00E56B40" w:rsidRDefault="0096128D" w:rsidP="0096128D">
      <w:pPr>
        <w:spacing w:line="300" w:lineRule="atLeast"/>
        <w:textAlignment w:val="baseline"/>
        <w:rPr>
          <w:rFonts w:ascii="Cambria" w:eastAsia="Times New Roman" w:hAnsi="Cambria"/>
          <w:sz w:val="20"/>
          <w:szCs w:val="20"/>
        </w:rPr>
      </w:pPr>
      <w:r w:rsidRPr="00E56B40">
        <w:rPr>
          <w:rFonts w:ascii="Cambria" w:eastAsia="Times New Roman" w:hAnsi="Cambria"/>
          <w:sz w:val="20"/>
          <w:szCs w:val="20"/>
        </w:rPr>
        <w:t xml:space="preserve">      "RecipientInfo": {</w:t>
      </w:r>
    </w:p>
    <w:p w14:paraId="623A5DF4" w14:textId="77777777" w:rsidR="0096128D" w:rsidRPr="00E56B40" w:rsidRDefault="0096128D" w:rsidP="0096128D">
      <w:pPr>
        <w:spacing w:line="300" w:lineRule="atLeast"/>
        <w:textAlignment w:val="baseline"/>
        <w:rPr>
          <w:rFonts w:ascii="Cambria" w:eastAsia="Times New Roman" w:hAnsi="Cambria"/>
          <w:sz w:val="20"/>
          <w:szCs w:val="20"/>
        </w:rPr>
      </w:pPr>
      <w:r w:rsidRPr="00E56B40">
        <w:rPr>
          <w:rFonts w:ascii="Cambria" w:eastAsia="Times New Roman" w:hAnsi="Cambria"/>
          <w:sz w:val="20"/>
          <w:szCs w:val="20"/>
        </w:rPr>
        <w:t xml:space="preserve">        "Recipient": {            </w:t>
      </w:r>
    </w:p>
    <w:p w14:paraId="74333B32" w14:textId="77777777" w:rsidR="0096128D" w:rsidRPr="00E56B40" w:rsidRDefault="0096128D" w:rsidP="0096128D">
      <w:pPr>
        <w:spacing w:line="300" w:lineRule="atLeast"/>
        <w:textAlignment w:val="baseline"/>
        <w:rPr>
          <w:rFonts w:ascii="Cambria" w:eastAsia="Times New Roman" w:hAnsi="Cambria"/>
          <w:sz w:val="20"/>
          <w:szCs w:val="20"/>
        </w:rPr>
      </w:pPr>
      <w:r w:rsidRPr="00E56B40">
        <w:rPr>
          <w:rFonts w:ascii="Cambria" w:eastAsia="Times New Roman" w:hAnsi="Cambria"/>
          <w:sz w:val="20"/>
          <w:szCs w:val="20"/>
        </w:rPr>
        <w:t xml:space="preserve">            "FirstName": "",</w:t>
      </w:r>
    </w:p>
    <w:p w14:paraId="6C72DA08" w14:textId="77777777" w:rsidR="0096128D" w:rsidRPr="00E56B40" w:rsidRDefault="0096128D" w:rsidP="0096128D">
      <w:pPr>
        <w:spacing w:line="300" w:lineRule="atLeast"/>
        <w:textAlignment w:val="baseline"/>
        <w:rPr>
          <w:rFonts w:ascii="Cambria" w:eastAsia="Times New Roman" w:hAnsi="Cambria"/>
          <w:sz w:val="20"/>
          <w:szCs w:val="20"/>
        </w:rPr>
      </w:pPr>
      <w:r w:rsidRPr="00E56B40">
        <w:rPr>
          <w:rFonts w:ascii="Cambria" w:eastAsia="Times New Roman" w:hAnsi="Cambria"/>
          <w:sz w:val="20"/>
          <w:szCs w:val="20"/>
        </w:rPr>
        <w:t xml:space="preserve">            "LastName": ""</w:t>
      </w:r>
    </w:p>
    <w:p w14:paraId="0D236244" w14:textId="77777777" w:rsidR="0096128D" w:rsidRPr="00E56B40" w:rsidRDefault="0096128D" w:rsidP="0096128D">
      <w:pPr>
        <w:spacing w:line="300" w:lineRule="atLeast"/>
        <w:textAlignment w:val="baseline"/>
        <w:rPr>
          <w:rFonts w:ascii="Cambria" w:eastAsia="Times New Roman" w:hAnsi="Cambria"/>
          <w:sz w:val="20"/>
          <w:szCs w:val="20"/>
        </w:rPr>
      </w:pPr>
      <w:r w:rsidRPr="00E56B40">
        <w:rPr>
          <w:rFonts w:ascii="Cambria" w:eastAsia="Times New Roman" w:hAnsi="Cambria"/>
          <w:sz w:val="20"/>
          <w:szCs w:val="20"/>
        </w:rPr>
        <w:t xml:space="preserve">        },</w:t>
      </w:r>
    </w:p>
    <w:p w14:paraId="217D79D6" w14:textId="77777777" w:rsidR="0096128D" w:rsidRPr="00E56B40" w:rsidRDefault="0096128D" w:rsidP="0096128D">
      <w:pPr>
        <w:spacing w:line="300" w:lineRule="atLeast"/>
        <w:textAlignment w:val="baseline"/>
        <w:rPr>
          <w:rFonts w:ascii="Cambria" w:eastAsia="Times New Roman" w:hAnsi="Cambria"/>
          <w:sz w:val="20"/>
          <w:szCs w:val="20"/>
        </w:rPr>
      </w:pPr>
      <w:r w:rsidRPr="00E56B40">
        <w:rPr>
          <w:rFonts w:ascii="Cambria" w:eastAsia="Times New Roman" w:hAnsi="Cambria"/>
          <w:sz w:val="20"/>
          <w:szCs w:val="20"/>
        </w:rPr>
        <w:t xml:space="preserve">        "Address": {</w:t>
      </w:r>
    </w:p>
    <w:p w14:paraId="65B7C3E2" w14:textId="77777777" w:rsidR="0096128D" w:rsidRPr="00E56B40" w:rsidRDefault="0096128D" w:rsidP="0096128D">
      <w:pPr>
        <w:spacing w:line="300" w:lineRule="atLeast"/>
        <w:textAlignment w:val="baseline"/>
        <w:rPr>
          <w:rFonts w:ascii="Cambria" w:eastAsia="Times New Roman" w:hAnsi="Cambria"/>
          <w:sz w:val="20"/>
          <w:szCs w:val="20"/>
        </w:rPr>
      </w:pPr>
      <w:r w:rsidRPr="00E56B40">
        <w:rPr>
          <w:rFonts w:ascii="Cambria" w:eastAsia="Times New Roman" w:hAnsi="Cambria"/>
          <w:sz w:val="20"/>
          <w:szCs w:val="20"/>
        </w:rPr>
        <w:t xml:space="preserve">            "Street": "",           </w:t>
      </w:r>
    </w:p>
    <w:p w14:paraId="55E29755" w14:textId="77777777" w:rsidR="0096128D" w:rsidRPr="00E56B40" w:rsidRDefault="0096128D" w:rsidP="0096128D">
      <w:pPr>
        <w:spacing w:line="300" w:lineRule="atLeast"/>
        <w:textAlignment w:val="baseline"/>
        <w:rPr>
          <w:rFonts w:ascii="Cambria" w:eastAsia="Times New Roman" w:hAnsi="Cambria"/>
          <w:sz w:val="20"/>
          <w:szCs w:val="20"/>
        </w:rPr>
      </w:pPr>
      <w:r w:rsidRPr="00E56B40">
        <w:rPr>
          <w:rFonts w:ascii="Cambria" w:eastAsia="Times New Roman" w:hAnsi="Cambria"/>
          <w:sz w:val="20"/>
          <w:szCs w:val="20"/>
        </w:rPr>
        <w:t xml:space="preserve">            "City": "",</w:t>
      </w:r>
    </w:p>
    <w:p w14:paraId="70D476BC" w14:textId="77777777" w:rsidR="0096128D" w:rsidRPr="00E56B40" w:rsidRDefault="0096128D" w:rsidP="0096128D">
      <w:pPr>
        <w:spacing w:line="300" w:lineRule="atLeast"/>
        <w:textAlignment w:val="baseline"/>
        <w:rPr>
          <w:rFonts w:ascii="Cambria" w:eastAsia="Times New Roman" w:hAnsi="Cambria"/>
          <w:sz w:val="20"/>
          <w:szCs w:val="20"/>
        </w:rPr>
      </w:pPr>
      <w:r w:rsidRPr="00E56B40">
        <w:rPr>
          <w:rFonts w:ascii="Cambria" w:eastAsia="Times New Roman" w:hAnsi="Cambria"/>
          <w:sz w:val="20"/>
          <w:szCs w:val="20"/>
        </w:rPr>
        <w:t xml:space="preserve">            "State": "",</w:t>
      </w:r>
    </w:p>
    <w:p w14:paraId="21DC08DA" w14:textId="77777777" w:rsidR="0096128D" w:rsidRPr="00E56B40" w:rsidRDefault="0096128D" w:rsidP="0096128D">
      <w:pPr>
        <w:spacing w:line="300" w:lineRule="atLeast"/>
        <w:textAlignment w:val="baseline"/>
        <w:rPr>
          <w:rFonts w:ascii="Cambria" w:eastAsia="Times New Roman" w:hAnsi="Cambria"/>
          <w:sz w:val="20"/>
          <w:szCs w:val="20"/>
        </w:rPr>
      </w:pPr>
      <w:r w:rsidRPr="00E56B40">
        <w:rPr>
          <w:rFonts w:ascii="Cambria" w:eastAsia="Times New Roman" w:hAnsi="Cambria"/>
          <w:sz w:val="20"/>
          <w:szCs w:val="20"/>
        </w:rPr>
        <w:t xml:space="preserve">            "Zip": ""</w:t>
      </w:r>
    </w:p>
    <w:p w14:paraId="114C6518" w14:textId="77777777" w:rsidR="0096128D" w:rsidRPr="00E56B40" w:rsidRDefault="0096128D" w:rsidP="0096128D">
      <w:pPr>
        <w:spacing w:line="300" w:lineRule="atLeast"/>
        <w:textAlignment w:val="baseline"/>
        <w:rPr>
          <w:rFonts w:ascii="Cambria" w:eastAsia="Times New Roman" w:hAnsi="Cambria"/>
          <w:sz w:val="20"/>
          <w:szCs w:val="20"/>
        </w:rPr>
      </w:pPr>
      <w:r w:rsidRPr="00E56B40">
        <w:rPr>
          <w:rFonts w:ascii="Cambria" w:eastAsia="Times New Roman" w:hAnsi="Cambria"/>
          <w:sz w:val="20"/>
          <w:szCs w:val="20"/>
        </w:rPr>
        <w:t xml:space="preserve">        }</w:t>
      </w:r>
    </w:p>
    <w:p w14:paraId="3ACF11A7" w14:textId="77777777" w:rsidR="0096128D" w:rsidRPr="00E56B40" w:rsidRDefault="0096128D" w:rsidP="0096128D">
      <w:pPr>
        <w:spacing w:line="300" w:lineRule="atLeast"/>
        <w:textAlignment w:val="baseline"/>
        <w:rPr>
          <w:rFonts w:ascii="Cambria" w:eastAsia="Times New Roman" w:hAnsi="Cambria"/>
          <w:sz w:val="20"/>
          <w:szCs w:val="20"/>
        </w:rPr>
      </w:pPr>
      <w:r w:rsidRPr="00E56B40">
        <w:rPr>
          <w:rFonts w:ascii="Cambria" w:eastAsia="Times New Roman" w:hAnsi="Cambria"/>
          <w:sz w:val="20"/>
          <w:szCs w:val="20"/>
        </w:rPr>
        <w:t xml:space="preserve">      },</w:t>
      </w:r>
    </w:p>
    <w:p w14:paraId="34E4F588" w14:textId="77777777" w:rsidR="0096128D" w:rsidRDefault="0096128D" w:rsidP="0096128D">
      <w:pPr>
        <w:spacing w:line="300" w:lineRule="atLeast"/>
        <w:textAlignment w:val="baseline"/>
        <w:rPr>
          <w:rFonts w:ascii="Cambria" w:eastAsia="Times New Roman" w:hAnsi="Cambria"/>
          <w:sz w:val="20"/>
          <w:szCs w:val="20"/>
        </w:rPr>
      </w:pPr>
      <w:r>
        <w:rPr>
          <w:rFonts w:ascii="Cambria" w:eastAsia="Times New Roman" w:hAnsi="Cambria"/>
          <w:sz w:val="20"/>
          <w:szCs w:val="20"/>
        </w:rPr>
        <w:tab/>
        <w:t>“MailingStatus”:</w:t>
      </w:r>
      <w:r w:rsidRPr="00E56B40">
        <w:rPr>
          <w:rFonts w:ascii="Cambria" w:eastAsia="Times New Roman" w:hAnsi="Cambria"/>
          <w:sz w:val="20"/>
          <w:szCs w:val="20"/>
        </w:rPr>
        <w:tab/>
        <w:t>"</w:t>
      </w:r>
      <w:r>
        <w:rPr>
          <w:rFonts w:ascii="Cambria" w:eastAsia="Times New Roman" w:hAnsi="Cambria"/>
          <w:sz w:val="20"/>
          <w:szCs w:val="20"/>
        </w:rPr>
        <w:t>PulledBack</w:t>
      </w:r>
      <w:r w:rsidRPr="00E56B40">
        <w:rPr>
          <w:rFonts w:ascii="Cambria" w:eastAsia="Times New Roman" w:hAnsi="Cambria"/>
          <w:sz w:val="20"/>
          <w:szCs w:val="20"/>
        </w:rPr>
        <w:t>",</w:t>
      </w:r>
    </w:p>
    <w:p w14:paraId="4EAC2F48" w14:textId="77777777" w:rsidR="0096128D" w:rsidRPr="00E56B40" w:rsidRDefault="0096128D" w:rsidP="0096128D">
      <w:pPr>
        <w:spacing w:line="300" w:lineRule="atLeast"/>
        <w:ind w:firstLine="720"/>
        <w:textAlignment w:val="baseline"/>
        <w:rPr>
          <w:rFonts w:ascii="Cambria" w:eastAsia="Times New Roman" w:hAnsi="Cambria"/>
          <w:sz w:val="20"/>
          <w:szCs w:val="20"/>
        </w:rPr>
      </w:pPr>
      <w:r w:rsidRPr="00E56B40">
        <w:rPr>
          <w:rFonts w:ascii="Cambria" w:eastAsia="Times New Roman" w:hAnsi="Cambria"/>
          <w:sz w:val="20"/>
          <w:szCs w:val="20"/>
        </w:rPr>
        <w:t>"</w:t>
      </w:r>
      <w:r>
        <w:rPr>
          <w:rFonts w:ascii="Cambria" w:eastAsia="Times New Roman" w:hAnsi="Cambria"/>
          <w:sz w:val="20"/>
          <w:szCs w:val="20"/>
        </w:rPr>
        <w:t>PulledBackOn</w:t>
      </w:r>
      <w:r w:rsidRPr="00E56B40">
        <w:rPr>
          <w:rFonts w:ascii="Cambria" w:eastAsia="Times New Roman" w:hAnsi="Cambria"/>
          <w:sz w:val="20"/>
          <w:szCs w:val="20"/>
        </w:rPr>
        <w:t>": "0001-01-01T00:00:00"</w:t>
      </w:r>
    </w:p>
    <w:p w14:paraId="3E9EC4EF" w14:textId="77777777" w:rsidR="0096128D" w:rsidRPr="00E56B40" w:rsidRDefault="0096128D" w:rsidP="0096128D">
      <w:pPr>
        <w:spacing w:line="300" w:lineRule="atLeast"/>
        <w:textAlignment w:val="baseline"/>
        <w:rPr>
          <w:rFonts w:ascii="Cambria" w:hAnsi="Cambria"/>
        </w:rPr>
      </w:pPr>
      <w:r w:rsidRPr="00E56B40">
        <w:rPr>
          <w:rFonts w:ascii="Cambria" w:eastAsia="Times New Roman" w:hAnsi="Cambria"/>
          <w:sz w:val="20"/>
          <w:szCs w:val="20"/>
        </w:rPr>
        <w:t>}</w:t>
      </w:r>
    </w:p>
    <w:p w14:paraId="1C5F0315" w14:textId="77777777" w:rsidR="0012099F" w:rsidRPr="00C06B81" w:rsidRDefault="0012099F" w:rsidP="00784ED7">
      <w:pPr>
        <w:rPr>
          <w:rFonts w:ascii="Times New Roman" w:hAnsi="Times New Roman" w:cs="Times New Roman"/>
        </w:rPr>
      </w:pPr>
    </w:p>
    <w:p w14:paraId="3D2805C2" w14:textId="02F31DEA" w:rsidR="007418F3" w:rsidRPr="00C06B81" w:rsidRDefault="00CF7989" w:rsidP="007418F3">
      <w:pPr>
        <w:pStyle w:val="Heading3"/>
        <w:rPr>
          <w:rFonts w:ascii="Times New Roman" w:hAnsi="Times New Roman" w:cs="Times New Roman"/>
        </w:rPr>
      </w:pPr>
      <w:bookmarkStart w:id="32" w:name="_Toc56634910"/>
      <w:r w:rsidRPr="00C06B81">
        <w:rPr>
          <w:rFonts w:ascii="Times New Roman" w:hAnsi="Times New Roman" w:cs="Times New Roman"/>
        </w:rPr>
        <w:t xml:space="preserve">Data Dictionary </w:t>
      </w:r>
      <w:r w:rsidR="007418F3" w:rsidRPr="00C06B81">
        <w:rPr>
          <w:rFonts w:ascii="Times New Roman" w:hAnsi="Times New Roman" w:cs="Times New Roman"/>
        </w:rPr>
        <w:t>–</w:t>
      </w:r>
      <w:r w:rsidRPr="00C06B81">
        <w:rPr>
          <w:rFonts w:ascii="Times New Roman" w:hAnsi="Times New Roman" w:cs="Times New Roman"/>
        </w:rPr>
        <w:t xml:space="preserve"> Response</w:t>
      </w:r>
      <w:bookmarkEnd w:id="32"/>
      <w:r w:rsidR="007418F3" w:rsidRPr="00C06B81">
        <w:rPr>
          <w:rFonts w:ascii="Times New Roman" w:hAnsi="Times New Roman" w:cs="Times New Roman"/>
        </w:rPr>
        <w:br/>
      </w:r>
    </w:p>
    <w:tbl>
      <w:tblPr>
        <w:tblW w:w="5000" w:type="pct"/>
        <w:tblCellMar>
          <w:left w:w="0" w:type="dxa"/>
          <w:right w:w="0" w:type="dxa"/>
        </w:tblCellMar>
        <w:tblLook w:val="04A0" w:firstRow="1" w:lastRow="0" w:firstColumn="1" w:lastColumn="0" w:noHBand="0" w:noVBand="1"/>
      </w:tblPr>
      <w:tblGrid>
        <w:gridCol w:w="2634"/>
        <w:gridCol w:w="1138"/>
        <w:gridCol w:w="3840"/>
        <w:gridCol w:w="1732"/>
      </w:tblGrid>
      <w:tr w:rsidR="007418F3" w:rsidRPr="00C06B81" w14:paraId="766ECE63" w14:textId="77777777" w:rsidTr="00F45721">
        <w:trPr>
          <w:trHeight w:val="266"/>
        </w:trPr>
        <w:tc>
          <w:tcPr>
            <w:tcW w:w="1409"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4371BF0A" w14:textId="77777777" w:rsidR="007418F3" w:rsidRPr="00C06B81" w:rsidRDefault="007418F3"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Parameter</w:t>
            </w:r>
          </w:p>
        </w:tc>
        <w:tc>
          <w:tcPr>
            <w:tcW w:w="609" w:type="pct"/>
            <w:tcBorders>
              <w:top w:val="single" w:sz="6" w:space="0" w:color="C1C7D0"/>
              <w:left w:val="single" w:sz="6" w:space="0" w:color="C1C7D0"/>
              <w:bottom w:val="single" w:sz="6" w:space="0" w:color="C1C7D0"/>
              <w:right w:val="single" w:sz="6" w:space="0" w:color="C1C7D0"/>
            </w:tcBorders>
            <w:shd w:val="clear" w:color="auto" w:fill="F4F5F7"/>
          </w:tcPr>
          <w:p w14:paraId="7DBABB1F" w14:textId="77777777" w:rsidR="007418F3" w:rsidRPr="00C06B81" w:rsidRDefault="007418F3"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Data Type</w:t>
            </w:r>
          </w:p>
        </w:tc>
        <w:tc>
          <w:tcPr>
            <w:tcW w:w="2055"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7FA981F4"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b/>
                <w:bCs/>
                <w:color w:val="172B4D"/>
              </w:rPr>
              <w:t>Comments</w:t>
            </w:r>
            <w:r w:rsidRPr="00C06B81">
              <w:rPr>
                <w:rFonts w:ascii="Times New Roman" w:eastAsia="Times New Roman" w:hAnsi="Times New Roman" w:cs="Times New Roman"/>
              </w:rPr>
              <w:t xml:space="preserve"> </w:t>
            </w:r>
          </w:p>
        </w:tc>
        <w:tc>
          <w:tcPr>
            <w:tcW w:w="927"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24EB6AD9" w14:textId="77777777" w:rsidR="007418F3" w:rsidRPr="00C06B81" w:rsidRDefault="007418F3"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Conditionality</w:t>
            </w:r>
          </w:p>
        </w:tc>
      </w:tr>
      <w:tr w:rsidR="00A1532D" w:rsidRPr="00C06B81" w14:paraId="346F235C" w14:textId="77777777" w:rsidTr="00F45721">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BF31AE4" w14:textId="185B8F1E" w:rsidR="00A1532D" w:rsidRPr="00C06B81" w:rsidRDefault="00A1532D" w:rsidP="00933907">
            <w:pPr>
              <w:rPr>
                <w:rFonts w:ascii="Times New Roman" w:eastAsia="Times New Roman" w:hAnsi="Times New Roman" w:cs="Times New Roman"/>
              </w:rPr>
            </w:pPr>
            <w:r w:rsidRPr="00C06B81">
              <w:rPr>
                <w:rFonts w:ascii="Times New Roman" w:eastAsia="Times New Roman" w:hAnsi="Times New Roman" w:cs="Times New Roman"/>
              </w:rPr>
              <w:t>I</w:t>
            </w:r>
            <w:r w:rsidR="00FD6E67">
              <w:rPr>
                <w:rFonts w:ascii="Times New Roman" w:eastAsia="Times New Roman" w:hAnsi="Times New Roman" w:cs="Times New Roman"/>
              </w:rPr>
              <w:t>d</w:t>
            </w:r>
          </w:p>
        </w:tc>
        <w:tc>
          <w:tcPr>
            <w:tcW w:w="609" w:type="pct"/>
            <w:tcBorders>
              <w:top w:val="single" w:sz="6" w:space="0" w:color="C1C7D0"/>
              <w:left w:val="single" w:sz="6" w:space="0" w:color="C1C7D0"/>
              <w:bottom w:val="single" w:sz="6" w:space="0" w:color="C1C7D0"/>
              <w:right w:val="single" w:sz="6" w:space="0" w:color="C1C7D0"/>
            </w:tcBorders>
          </w:tcPr>
          <w:p w14:paraId="385BA679" w14:textId="2FA865E5" w:rsidR="00A1532D" w:rsidRPr="00C06B81" w:rsidRDefault="00A1532D" w:rsidP="00933907">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205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F0E48E6" w14:textId="27373D65" w:rsidR="00A1532D" w:rsidRPr="00C06B81" w:rsidRDefault="00FD6E67" w:rsidP="00933907">
            <w:pPr>
              <w:rPr>
                <w:rFonts w:ascii="Times New Roman" w:eastAsia="Times New Roman" w:hAnsi="Times New Roman" w:cs="Times New Roman"/>
              </w:rPr>
            </w:pPr>
            <w:r>
              <w:rPr>
                <w:rFonts w:ascii="Times New Roman" w:eastAsia="Times New Roman" w:hAnsi="Times New Roman" w:cs="Times New Roman"/>
              </w:rPr>
              <w:t>G</w:t>
            </w:r>
            <w:r w:rsidR="000E473E">
              <w:rPr>
                <w:rFonts w:ascii="Times New Roman" w:eastAsia="Times New Roman" w:hAnsi="Times New Roman" w:cs="Times New Roman"/>
              </w:rPr>
              <w:t xml:space="preserve">lobally </w:t>
            </w:r>
            <w:r w:rsidR="005E7847">
              <w:rPr>
                <w:rFonts w:ascii="Times New Roman" w:eastAsia="Times New Roman" w:hAnsi="Times New Roman" w:cs="Times New Roman"/>
              </w:rPr>
              <w:t>Unique Identifier (GUID)</w:t>
            </w: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20F6A55" w14:textId="693CA161" w:rsidR="00A1532D" w:rsidRPr="00C06B81" w:rsidRDefault="0006266E" w:rsidP="00933907">
            <w:pPr>
              <w:rPr>
                <w:rFonts w:ascii="Times New Roman" w:eastAsia="Times New Roman" w:hAnsi="Times New Roman" w:cs="Times New Roman"/>
              </w:rPr>
            </w:pPr>
            <w:r w:rsidRPr="00C06B81">
              <w:rPr>
                <w:rFonts w:ascii="Times New Roman" w:eastAsia="Times New Roman" w:hAnsi="Times New Roman" w:cs="Times New Roman"/>
              </w:rPr>
              <w:t>Required</w:t>
            </w:r>
          </w:p>
        </w:tc>
      </w:tr>
      <w:tr w:rsidR="00444635" w:rsidRPr="00C06B81" w14:paraId="10A446E9" w14:textId="77777777" w:rsidTr="00F45721">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49DEC22" w14:textId="09411710" w:rsidR="00444635" w:rsidRPr="00C06B81" w:rsidRDefault="00444635" w:rsidP="00933907">
            <w:pPr>
              <w:rPr>
                <w:rFonts w:ascii="Times New Roman" w:eastAsia="Times New Roman" w:hAnsi="Times New Roman" w:cs="Times New Roman"/>
              </w:rPr>
            </w:pPr>
            <w:r>
              <w:rPr>
                <w:rFonts w:ascii="Times New Roman" w:eastAsia="Times New Roman" w:hAnsi="Times New Roman" w:cs="Times New Roman"/>
              </w:rPr>
              <w:t>ReceivedOn</w:t>
            </w:r>
          </w:p>
        </w:tc>
        <w:tc>
          <w:tcPr>
            <w:tcW w:w="609" w:type="pct"/>
            <w:tcBorders>
              <w:top w:val="single" w:sz="6" w:space="0" w:color="C1C7D0"/>
              <w:left w:val="single" w:sz="6" w:space="0" w:color="C1C7D0"/>
              <w:bottom w:val="single" w:sz="6" w:space="0" w:color="C1C7D0"/>
              <w:right w:val="single" w:sz="6" w:space="0" w:color="C1C7D0"/>
            </w:tcBorders>
          </w:tcPr>
          <w:p w14:paraId="2978ACD8" w14:textId="211E800E" w:rsidR="00444635" w:rsidRPr="00C06B81" w:rsidRDefault="00444635" w:rsidP="00933907">
            <w:pPr>
              <w:rPr>
                <w:rFonts w:ascii="Times New Roman" w:eastAsia="Times New Roman" w:hAnsi="Times New Roman" w:cs="Times New Roman"/>
              </w:rPr>
            </w:pPr>
            <w:r>
              <w:rPr>
                <w:rFonts w:ascii="Times New Roman" w:eastAsia="Times New Roman" w:hAnsi="Times New Roman" w:cs="Times New Roman"/>
              </w:rPr>
              <w:t>DateTime</w:t>
            </w:r>
          </w:p>
        </w:tc>
        <w:tc>
          <w:tcPr>
            <w:tcW w:w="205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58BA1CE" w14:textId="77777777" w:rsidR="00444635" w:rsidRPr="00C06B81" w:rsidRDefault="00444635" w:rsidP="00933907">
            <w:pPr>
              <w:rPr>
                <w:rFonts w:ascii="Times New Roman" w:eastAsia="Times New Roman" w:hAnsi="Times New Roman" w:cs="Times New Roman"/>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8CB0C51" w14:textId="77777777" w:rsidR="00444635" w:rsidRPr="00C06B81" w:rsidRDefault="00444635" w:rsidP="00933907">
            <w:pPr>
              <w:rPr>
                <w:rFonts w:ascii="Times New Roman" w:eastAsia="Times New Roman" w:hAnsi="Times New Roman" w:cs="Times New Roman"/>
              </w:rPr>
            </w:pPr>
          </w:p>
        </w:tc>
      </w:tr>
      <w:tr w:rsidR="007418F3" w:rsidRPr="00C06B81" w14:paraId="71BCAD17" w14:textId="77777777" w:rsidTr="00F45721">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E4467BF"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ClientCode</w:t>
            </w:r>
          </w:p>
        </w:tc>
        <w:tc>
          <w:tcPr>
            <w:tcW w:w="609" w:type="pct"/>
            <w:tcBorders>
              <w:top w:val="single" w:sz="6" w:space="0" w:color="C1C7D0"/>
              <w:left w:val="single" w:sz="6" w:space="0" w:color="C1C7D0"/>
              <w:bottom w:val="single" w:sz="6" w:space="0" w:color="C1C7D0"/>
              <w:right w:val="single" w:sz="6" w:space="0" w:color="C1C7D0"/>
            </w:tcBorders>
          </w:tcPr>
          <w:p w14:paraId="514CF0F6"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205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FC500D6" w14:textId="77777777" w:rsidR="007418F3" w:rsidRPr="00C06B81" w:rsidRDefault="007418F3" w:rsidP="00933907">
            <w:pPr>
              <w:rPr>
                <w:rFonts w:ascii="Times New Roman" w:eastAsia="Times New Roman" w:hAnsi="Times New Roman" w:cs="Times New Roman"/>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3BDC1B3"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Required</w:t>
            </w:r>
          </w:p>
        </w:tc>
      </w:tr>
      <w:tr w:rsidR="007418F3" w:rsidRPr="00C06B81" w14:paraId="3BC08DC0" w14:textId="77777777" w:rsidTr="00F45721">
        <w:trPr>
          <w:trHeight w:val="279"/>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E494CFB"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BusinessFriendlyIdName</w:t>
            </w:r>
          </w:p>
        </w:tc>
        <w:tc>
          <w:tcPr>
            <w:tcW w:w="609" w:type="pct"/>
            <w:tcBorders>
              <w:top w:val="single" w:sz="6" w:space="0" w:color="C1C7D0"/>
              <w:left w:val="single" w:sz="6" w:space="0" w:color="C1C7D0"/>
              <w:bottom w:val="single" w:sz="6" w:space="0" w:color="C1C7D0"/>
              <w:right w:val="single" w:sz="6" w:space="0" w:color="C1C7D0"/>
            </w:tcBorders>
          </w:tcPr>
          <w:p w14:paraId="0D1B1C51"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205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41A0EE3" w14:textId="77777777" w:rsidR="007418F3" w:rsidRPr="00C06B81" w:rsidRDefault="007418F3" w:rsidP="00933907">
            <w:pPr>
              <w:rPr>
                <w:rFonts w:ascii="Times New Roman" w:eastAsia="Times New Roman" w:hAnsi="Times New Roman" w:cs="Times New Roman"/>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6BA14E6" w14:textId="51CD5CF2" w:rsidR="007418F3" w:rsidRPr="00C06B81" w:rsidRDefault="00F72B3B" w:rsidP="00933907">
            <w:pPr>
              <w:rPr>
                <w:rFonts w:ascii="Times New Roman" w:eastAsia="Times New Roman" w:hAnsi="Times New Roman" w:cs="Times New Roman"/>
              </w:rPr>
            </w:pPr>
            <w:r>
              <w:rPr>
                <w:rFonts w:ascii="Times New Roman" w:eastAsia="Times New Roman" w:hAnsi="Times New Roman" w:cs="Times New Roman"/>
              </w:rPr>
              <w:t>Optional</w:t>
            </w:r>
          </w:p>
        </w:tc>
      </w:tr>
      <w:tr w:rsidR="007418F3" w:rsidRPr="00C06B81" w14:paraId="734986CA" w14:textId="77777777" w:rsidTr="00F45721">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50AE28D"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BusinessFriendlyIdValue</w:t>
            </w:r>
          </w:p>
        </w:tc>
        <w:tc>
          <w:tcPr>
            <w:tcW w:w="609" w:type="pct"/>
            <w:tcBorders>
              <w:top w:val="single" w:sz="6" w:space="0" w:color="C1C7D0"/>
              <w:left w:val="single" w:sz="6" w:space="0" w:color="C1C7D0"/>
              <w:bottom w:val="single" w:sz="6" w:space="0" w:color="C1C7D0"/>
              <w:right w:val="single" w:sz="6" w:space="0" w:color="C1C7D0"/>
            </w:tcBorders>
          </w:tcPr>
          <w:p w14:paraId="6DA23953"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205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37E19E5" w14:textId="77777777" w:rsidR="007418F3" w:rsidRPr="00C06B81" w:rsidRDefault="007418F3" w:rsidP="00933907">
            <w:pPr>
              <w:rPr>
                <w:rFonts w:ascii="Times New Roman" w:eastAsia="Times New Roman" w:hAnsi="Times New Roman" w:cs="Times New Roman"/>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7B419AC" w14:textId="3895B39D" w:rsidR="007418F3" w:rsidRPr="00C06B81" w:rsidRDefault="00F72B3B" w:rsidP="00933907">
            <w:pPr>
              <w:rPr>
                <w:rFonts w:ascii="Times New Roman" w:eastAsia="Times New Roman" w:hAnsi="Times New Roman" w:cs="Times New Roman"/>
              </w:rPr>
            </w:pPr>
            <w:r>
              <w:rPr>
                <w:rFonts w:ascii="Times New Roman" w:eastAsia="Times New Roman" w:hAnsi="Times New Roman" w:cs="Times New Roman"/>
              </w:rPr>
              <w:t>Optional</w:t>
            </w:r>
          </w:p>
        </w:tc>
      </w:tr>
      <w:tr w:rsidR="007418F3" w:rsidRPr="00C06B81" w14:paraId="6E67CA25" w14:textId="77777777" w:rsidTr="00F45721">
        <w:trPr>
          <w:trHeight w:val="279"/>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6C4F322"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DocumentOrPackageType</w:t>
            </w:r>
          </w:p>
        </w:tc>
        <w:tc>
          <w:tcPr>
            <w:tcW w:w="609" w:type="pct"/>
            <w:tcBorders>
              <w:top w:val="single" w:sz="6" w:space="0" w:color="C1C7D0"/>
              <w:left w:val="single" w:sz="6" w:space="0" w:color="C1C7D0"/>
              <w:bottom w:val="single" w:sz="6" w:space="0" w:color="C1C7D0"/>
              <w:right w:val="single" w:sz="6" w:space="0" w:color="C1C7D0"/>
            </w:tcBorders>
          </w:tcPr>
          <w:p w14:paraId="2CB05404"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205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393F02E" w14:textId="77777777" w:rsidR="007418F3" w:rsidRPr="00C06B81" w:rsidRDefault="007418F3" w:rsidP="00933907">
            <w:pPr>
              <w:rPr>
                <w:rFonts w:ascii="Times New Roman" w:eastAsia="Times New Roman" w:hAnsi="Times New Roman" w:cs="Times New Roman"/>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D71B634" w14:textId="5EBD1DE1" w:rsidR="007418F3" w:rsidRPr="00C06B81" w:rsidRDefault="00F72B3B" w:rsidP="00933907">
            <w:pPr>
              <w:rPr>
                <w:rFonts w:ascii="Times New Roman" w:eastAsia="Times New Roman" w:hAnsi="Times New Roman" w:cs="Times New Roman"/>
              </w:rPr>
            </w:pPr>
            <w:r>
              <w:rPr>
                <w:rFonts w:ascii="Times New Roman" w:eastAsia="Times New Roman" w:hAnsi="Times New Roman" w:cs="Times New Roman"/>
              </w:rPr>
              <w:t>Optional</w:t>
            </w:r>
          </w:p>
        </w:tc>
      </w:tr>
      <w:tr w:rsidR="007418F3" w:rsidRPr="00C06B81" w14:paraId="1F5EC012" w14:textId="77777777" w:rsidTr="00F45721">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EC2E4CE" w14:textId="77777777" w:rsidR="007418F3" w:rsidRPr="00C06B81" w:rsidRDefault="007418F3" w:rsidP="00933907">
            <w:pPr>
              <w:rPr>
                <w:rFonts w:ascii="Times New Roman" w:eastAsia="Times New Roman" w:hAnsi="Times New Roman" w:cs="Times New Roman"/>
                <w:b/>
              </w:rPr>
            </w:pPr>
            <w:r w:rsidRPr="00C06B81">
              <w:rPr>
                <w:rFonts w:ascii="Times New Roman" w:eastAsia="Times New Roman" w:hAnsi="Times New Roman" w:cs="Times New Roman"/>
                <w:b/>
              </w:rPr>
              <w:t>DocumentOrPackage</w:t>
            </w:r>
          </w:p>
        </w:tc>
        <w:tc>
          <w:tcPr>
            <w:tcW w:w="609" w:type="pct"/>
            <w:tcBorders>
              <w:top w:val="single" w:sz="6" w:space="0" w:color="C1C7D0"/>
              <w:left w:val="single" w:sz="6" w:space="0" w:color="C1C7D0"/>
              <w:bottom w:val="single" w:sz="6" w:space="0" w:color="C1C7D0"/>
              <w:right w:val="single" w:sz="6" w:space="0" w:color="C1C7D0"/>
            </w:tcBorders>
          </w:tcPr>
          <w:p w14:paraId="35D073F3"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Object</w:t>
            </w:r>
          </w:p>
        </w:tc>
        <w:tc>
          <w:tcPr>
            <w:tcW w:w="205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8FD0533" w14:textId="77777777" w:rsidR="007418F3" w:rsidRPr="00C06B81" w:rsidRDefault="007418F3" w:rsidP="00933907">
            <w:pPr>
              <w:rPr>
                <w:rFonts w:ascii="Times New Roman" w:eastAsia="Times New Roman" w:hAnsi="Times New Roman" w:cs="Times New Roman"/>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DBD39CA" w14:textId="64A64251" w:rsidR="007418F3" w:rsidRPr="00C06B81" w:rsidRDefault="00956E6A" w:rsidP="00933907">
            <w:pPr>
              <w:rPr>
                <w:rFonts w:ascii="Times New Roman" w:eastAsia="Times New Roman" w:hAnsi="Times New Roman" w:cs="Times New Roman"/>
              </w:rPr>
            </w:pPr>
            <w:r>
              <w:rPr>
                <w:rFonts w:ascii="Times New Roman" w:eastAsia="Times New Roman" w:hAnsi="Times New Roman" w:cs="Times New Roman"/>
              </w:rPr>
              <w:t>Optional</w:t>
            </w:r>
          </w:p>
        </w:tc>
      </w:tr>
      <w:tr w:rsidR="007418F3" w:rsidRPr="00C06B81" w14:paraId="4DDDEA90" w14:textId="77777777" w:rsidTr="00F45721">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1532844" w14:textId="77777777" w:rsidR="007418F3" w:rsidRPr="00C06B81" w:rsidRDefault="007418F3" w:rsidP="00933907">
            <w:pPr>
              <w:rPr>
                <w:rFonts w:ascii="Times New Roman" w:eastAsia="Times New Roman" w:hAnsi="Times New Roman" w:cs="Times New Roman"/>
                <w:b/>
              </w:rPr>
            </w:pPr>
            <w:r w:rsidRPr="00C06B81">
              <w:rPr>
                <w:rFonts w:ascii="Times New Roman" w:eastAsia="Times New Roman" w:hAnsi="Times New Roman" w:cs="Times New Roman"/>
                <w:b/>
              </w:rPr>
              <w:t>RecipientInfo</w:t>
            </w:r>
          </w:p>
        </w:tc>
        <w:tc>
          <w:tcPr>
            <w:tcW w:w="609" w:type="pct"/>
            <w:tcBorders>
              <w:top w:val="single" w:sz="6" w:space="0" w:color="C1C7D0"/>
              <w:left w:val="single" w:sz="6" w:space="0" w:color="C1C7D0"/>
              <w:bottom w:val="single" w:sz="6" w:space="0" w:color="C1C7D0"/>
              <w:right w:val="single" w:sz="6" w:space="0" w:color="C1C7D0"/>
            </w:tcBorders>
          </w:tcPr>
          <w:p w14:paraId="0E3C78C5"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Object</w:t>
            </w:r>
          </w:p>
        </w:tc>
        <w:tc>
          <w:tcPr>
            <w:tcW w:w="205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0F1DCA8" w14:textId="77777777" w:rsidR="007418F3" w:rsidRPr="00C06B81" w:rsidRDefault="007418F3" w:rsidP="00933907">
            <w:pPr>
              <w:rPr>
                <w:rFonts w:ascii="Times New Roman" w:eastAsia="Times New Roman" w:hAnsi="Times New Roman" w:cs="Times New Roman"/>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9AAF0A0" w14:textId="6086F423" w:rsidR="007418F3" w:rsidRPr="00C06B81" w:rsidRDefault="00801E04" w:rsidP="00933907">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921D12" w:rsidRPr="00C06B81" w14:paraId="37BC3368" w14:textId="77777777" w:rsidTr="00F45721">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C5D4F8E" w14:textId="37CB5D48" w:rsidR="00921D12" w:rsidRPr="00C06B81" w:rsidRDefault="007D3653" w:rsidP="00933907">
            <w:pPr>
              <w:rPr>
                <w:rFonts w:ascii="Times New Roman" w:eastAsia="Times New Roman" w:hAnsi="Times New Roman" w:cs="Times New Roman"/>
                <w:bCs/>
              </w:rPr>
            </w:pPr>
            <w:r w:rsidRPr="00C06B81">
              <w:rPr>
                <w:rFonts w:ascii="Times New Roman" w:eastAsia="Times New Roman" w:hAnsi="Times New Roman" w:cs="Times New Roman"/>
                <w:bCs/>
              </w:rPr>
              <w:t>MailingStatus</w:t>
            </w:r>
          </w:p>
        </w:tc>
        <w:tc>
          <w:tcPr>
            <w:tcW w:w="609" w:type="pct"/>
            <w:tcBorders>
              <w:top w:val="single" w:sz="6" w:space="0" w:color="C1C7D0"/>
              <w:left w:val="single" w:sz="6" w:space="0" w:color="C1C7D0"/>
              <w:bottom w:val="single" w:sz="6" w:space="0" w:color="C1C7D0"/>
              <w:right w:val="single" w:sz="6" w:space="0" w:color="C1C7D0"/>
            </w:tcBorders>
          </w:tcPr>
          <w:p w14:paraId="02C1E13E" w14:textId="1880ED1E" w:rsidR="00921D12" w:rsidRPr="00C06B81" w:rsidRDefault="007D3653" w:rsidP="00933907">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205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40503D1" w14:textId="77777777" w:rsidR="00BC63A9" w:rsidRPr="00C06B81" w:rsidRDefault="00BC63A9" w:rsidP="00BC63A9">
            <w:pPr>
              <w:rPr>
                <w:rFonts w:ascii="Times New Roman" w:hAnsi="Times New Roman" w:cs="Times New Roman"/>
                <w:u w:val="single"/>
              </w:rPr>
            </w:pPr>
            <w:r w:rsidRPr="00C06B81">
              <w:rPr>
                <w:rFonts w:ascii="Times New Roman" w:hAnsi="Times New Roman" w:cs="Times New Roman"/>
                <w:u w:val="single"/>
              </w:rPr>
              <w:t>Allowable Value:</w:t>
            </w:r>
          </w:p>
          <w:tbl>
            <w:tblPr>
              <w:tblStyle w:val="TableGrid"/>
              <w:tblW w:w="0" w:type="auto"/>
              <w:tblLook w:val="04A0" w:firstRow="1" w:lastRow="0" w:firstColumn="1" w:lastColumn="0" w:noHBand="0" w:noVBand="1"/>
            </w:tblPr>
            <w:tblGrid>
              <w:gridCol w:w="1364"/>
              <w:gridCol w:w="2166"/>
            </w:tblGrid>
            <w:tr w:rsidR="00F45721" w14:paraId="4CBD6C7D" w14:textId="77777777" w:rsidTr="00F45721">
              <w:tc>
                <w:tcPr>
                  <w:tcW w:w="1839" w:type="dxa"/>
                  <w:hideMark/>
                </w:tcPr>
                <w:p w14:paraId="59FDC4D2" w14:textId="77777777" w:rsidR="00F45721" w:rsidRDefault="00F45721" w:rsidP="00F45721">
                  <w:r>
                    <w:rPr>
                      <w:b/>
                      <w:bCs/>
                      <w:color w:val="000000"/>
                    </w:rPr>
                    <w:t>Verifying</w:t>
                  </w:r>
                </w:p>
              </w:tc>
              <w:tc>
                <w:tcPr>
                  <w:tcW w:w="4961" w:type="dxa"/>
                  <w:hideMark/>
                </w:tcPr>
                <w:p w14:paraId="7774891F" w14:textId="77777777" w:rsidR="00F45721" w:rsidRDefault="00F45721" w:rsidP="00F45721">
                  <w:r>
                    <w:rPr>
                      <w:color w:val="000000"/>
                    </w:rPr>
                    <w:t>Request is still being processed by the endpoint.</w:t>
                  </w:r>
                </w:p>
              </w:tc>
            </w:tr>
            <w:tr w:rsidR="00F45721" w14:paraId="5ABB912E" w14:textId="77777777" w:rsidTr="00F45721">
              <w:tc>
                <w:tcPr>
                  <w:tcW w:w="1839" w:type="dxa"/>
                  <w:hideMark/>
                </w:tcPr>
                <w:p w14:paraId="19F7C590" w14:textId="77777777" w:rsidR="00F45721" w:rsidRDefault="00F45721" w:rsidP="00F45721">
                  <w:r>
                    <w:rPr>
                      <w:b/>
                      <w:bCs/>
                    </w:rPr>
                    <w:t>Queued</w:t>
                  </w:r>
                </w:p>
              </w:tc>
              <w:tc>
                <w:tcPr>
                  <w:tcW w:w="4961" w:type="dxa"/>
                  <w:hideMark/>
                </w:tcPr>
                <w:p w14:paraId="5162EA19" w14:textId="77777777" w:rsidR="00F45721" w:rsidRDefault="00F45721" w:rsidP="00F45721">
                  <w:r>
                    <w:t>Request passes all initial verifications and is now queued for our print services.</w:t>
                  </w:r>
                </w:p>
              </w:tc>
            </w:tr>
            <w:tr w:rsidR="00F45721" w14:paraId="40A2E7DA" w14:textId="77777777" w:rsidTr="00F45721">
              <w:tc>
                <w:tcPr>
                  <w:tcW w:w="1839" w:type="dxa"/>
                  <w:hideMark/>
                </w:tcPr>
                <w:p w14:paraId="68BD7237" w14:textId="77777777" w:rsidR="00F45721" w:rsidRDefault="00F45721" w:rsidP="00F45721">
                  <w:r>
                    <w:rPr>
                      <w:b/>
                      <w:bCs/>
                      <w:color w:val="000000"/>
                    </w:rPr>
                    <w:t>InProgress</w:t>
                  </w:r>
                </w:p>
              </w:tc>
              <w:tc>
                <w:tcPr>
                  <w:tcW w:w="4961" w:type="dxa"/>
                  <w:hideMark/>
                </w:tcPr>
                <w:p w14:paraId="46D3A662" w14:textId="77777777" w:rsidR="00F45721" w:rsidRDefault="00F45721" w:rsidP="00F45721">
                  <w:r>
                    <w:rPr>
                      <w:color w:val="000000"/>
                    </w:rPr>
                    <w:t>Request is now picked up for further processing by our print services.</w:t>
                  </w:r>
                </w:p>
              </w:tc>
            </w:tr>
            <w:tr w:rsidR="00F45721" w14:paraId="02175538" w14:textId="77777777" w:rsidTr="00F45721">
              <w:tc>
                <w:tcPr>
                  <w:tcW w:w="1839" w:type="dxa"/>
                  <w:hideMark/>
                </w:tcPr>
                <w:p w14:paraId="44A55F66" w14:textId="77777777" w:rsidR="00F45721" w:rsidRDefault="00F45721" w:rsidP="00F45721">
                  <w:r>
                    <w:rPr>
                      <w:b/>
                      <w:bCs/>
                    </w:rPr>
                    <w:t>Shipped</w:t>
                  </w:r>
                </w:p>
              </w:tc>
              <w:tc>
                <w:tcPr>
                  <w:tcW w:w="4961" w:type="dxa"/>
                  <w:hideMark/>
                </w:tcPr>
                <w:p w14:paraId="1749B7A8" w14:textId="77777777" w:rsidR="00F45721" w:rsidRDefault="00F45721" w:rsidP="00F45721">
                  <w:r>
                    <w:t>Request is fulfilled.</w:t>
                  </w:r>
                </w:p>
              </w:tc>
            </w:tr>
            <w:tr w:rsidR="00F45721" w14:paraId="0F3B5B1D" w14:textId="77777777" w:rsidTr="00F45721">
              <w:tc>
                <w:tcPr>
                  <w:tcW w:w="1839" w:type="dxa"/>
                  <w:hideMark/>
                </w:tcPr>
                <w:p w14:paraId="542CE6C3" w14:textId="77777777" w:rsidR="00F45721" w:rsidRDefault="00F45721" w:rsidP="00F45721">
                  <w:r>
                    <w:rPr>
                      <w:b/>
                      <w:bCs/>
                      <w:color w:val="000000"/>
                    </w:rPr>
                    <w:t>Error</w:t>
                  </w:r>
                </w:p>
              </w:tc>
              <w:tc>
                <w:tcPr>
                  <w:tcW w:w="4961" w:type="dxa"/>
                  <w:hideMark/>
                </w:tcPr>
                <w:p w14:paraId="599DA121" w14:textId="77777777" w:rsidR="00F45721" w:rsidRDefault="00F45721" w:rsidP="00F45721">
                  <w:r>
                    <w:rPr>
                      <w:color w:val="000000"/>
                    </w:rPr>
                    <w:t>Manifest validation errors, Decryption errors, PDF errors, etc.</w:t>
                  </w:r>
                </w:p>
              </w:tc>
            </w:tr>
            <w:tr w:rsidR="00F45721" w14:paraId="0EB3B94B" w14:textId="77777777" w:rsidTr="00F45721">
              <w:tc>
                <w:tcPr>
                  <w:tcW w:w="1839" w:type="dxa"/>
                  <w:hideMark/>
                </w:tcPr>
                <w:p w14:paraId="73231F21" w14:textId="77777777" w:rsidR="00F45721" w:rsidRDefault="00F45721" w:rsidP="00F45721">
                  <w:r>
                    <w:rPr>
                      <w:b/>
                      <w:bCs/>
                    </w:rPr>
                    <w:lastRenderedPageBreak/>
                    <w:t>PulledBack</w:t>
                  </w:r>
                </w:p>
              </w:tc>
              <w:tc>
                <w:tcPr>
                  <w:tcW w:w="4961" w:type="dxa"/>
                  <w:hideMark/>
                </w:tcPr>
                <w:p w14:paraId="256E2CA7" w14:textId="77777777" w:rsidR="00F45721" w:rsidRDefault="00F45721" w:rsidP="00F45721">
                  <w:r>
                    <w:t>Package is pulled out of the workstream as requested.</w:t>
                  </w:r>
                </w:p>
              </w:tc>
            </w:tr>
          </w:tbl>
          <w:p w14:paraId="62EAB527" w14:textId="5670FE90" w:rsidR="00921D12" w:rsidRPr="00F45721" w:rsidRDefault="00921D12" w:rsidP="00F45721">
            <w:pPr>
              <w:rPr>
                <w:rFonts w:ascii="Times New Roman" w:hAnsi="Times New Roman" w:cs="Times New Roman"/>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1348AC3" w14:textId="7D3B4F3D" w:rsidR="00921D12" w:rsidRPr="00C06B81" w:rsidRDefault="00890FBA" w:rsidP="00933907">
            <w:pPr>
              <w:rPr>
                <w:rFonts w:ascii="Times New Roman" w:eastAsia="Times New Roman" w:hAnsi="Times New Roman" w:cs="Times New Roman"/>
              </w:rPr>
            </w:pPr>
            <w:r>
              <w:rPr>
                <w:rFonts w:ascii="Times New Roman" w:eastAsia="Times New Roman" w:hAnsi="Times New Roman" w:cs="Times New Roman"/>
              </w:rPr>
              <w:lastRenderedPageBreak/>
              <w:t>Required</w:t>
            </w:r>
          </w:p>
        </w:tc>
      </w:tr>
      <w:tr w:rsidR="00222E8C" w:rsidRPr="00C06B81" w14:paraId="4043A6D0" w14:textId="77777777" w:rsidTr="00F45721">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0FBE2BE" w14:textId="0622518D" w:rsidR="00222E8C" w:rsidRPr="00C06B81" w:rsidRDefault="00DE524D" w:rsidP="00933907">
            <w:pPr>
              <w:rPr>
                <w:rFonts w:ascii="Times New Roman" w:eastAsia="Times New Roman" w:hAnsi="Times New Roman" w:cs="Times New Roman"/>
                <w:bCs/>
              </w:rPr>
            </w:pPr>
            <w:r>
              <w:rPr>
                <w:rFonts w:ascii="Times New Roman" w:eastAsia="Times New Roman" w:hAnsi="Times New Roman" w:cs="Times New Roman"/>
              </w:rPr>
              <w:t>ShippedOn</w:t>
            </w:r>
          </w:p>
        </w:tc>
        <w:tc>
          <w:tcPr>
            <w:tcW w:w="609" w:type="pct"/>
            <w:tcBorders>
              <w:top w:val="single" w:sz="6" w:space="0" w:color="C1C7D0"/>
              <w:left w:val="single" w:sz="6" w:space="0" w:color="C1C7D0"/>
              <w:bottom w:val="single" w:sz="6" w:space="0" w:color="C1C7D0"/>
              <w:right w:val="single" w:sz="6" w:space="0" w:color="C1C7D0"/>
            </w:tcBorders>
          </w:tcPr>
          <w:p w14:paraId="6A367FAB" w14:textId="3A0FC9DD" w:rsidR="00222E8C" w:rsidRPr="00C06B81" w:rsidRDefault="00222E8C" w:rsidP="00933907">
            <w:pPr>
              <w:rPr>
                <w:rFonts w:ascii="Times New Roman" w:eastAsia="Times New Roman" w:hAnsi="Times New Roman" w:cs="Times New Roman"/>
              </w:rPr>
            </w:pPr>
            <w:r w:rsidRPr="00C06B81">
              <w:rPr>
                <w:rFonts w:ascii="Times New Roman" w:eastAsia="Times New Roman" w:hAnsi="Times New Roman" w:cs="Times New Roman"/>
              </w:rPr>
              <w:t>Date</w:t>
            </w:r>
          </w:p>
        </w:tc>
        <w:tc>
          <w:tcPr>
            <w:tcW w:w="205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7CCAB7F" w14:textId="7B3060AA" w:rsidR="00222E8C" w:rsidRPr="00C06B81" w:rsidRDefault="00BC63A9" w:rsidP="00933907">
            <w:pPr>
              <w:rPr>
                <w:rFonts w:ascii="Times New Roman" w:hAnsi="Times New Roman" w:cs="Times New Roman"/>
              </w:rPr>
            </w:pPr>
            <w:r w:rsidRPr="00C06B81">
              <w:rPr>
                <w:rFonts w:ascii="Times New Roman" w:eastAsia="Times New Roman" w:hAnsi="Times New Roman" w:cs="Times New Roman"/>
              </w:rPr>
              <w:t xml:space="preserve">Only Required If Mailing Status = </w:t>
            </w:r>
            <w:r w:rsidR="00482CA4" w:rsidRPr="00C06B81">
              <w:rPr>
                <w:rFonts w:ascii="Times New Roman" w:eastAsia="Times New Roman" w:hAnsi="Times New Roman" w:cs="Times New Roman"/>
              </w:rPr>
              <w:t>SHIPPED</w:t>
            </w: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1DC01F4" w14:textId="1295C8C4" w:rsidR="00222E8C" w:rsidRPr="00C06B81" w:rsidRDefault="00921D12" w:rsidP="00933907">
            <w:pPr>
              <w:rPr>
                <w:rFonts w:ascii="Times New Roman" w:eastAsia="Times New Roman" w:hAnsi="Times New Roman" w:cs="Times New Roman"/>
              </w:rPr>
            </w:pPr>
            <w:r w:rsidRPr="00C06B81">
              <w:rPr>
                <w:rFonts w:ascii="Times New Roman" w:eastAsia="Times New Roman" w:hAnsi="Times New Roman" w:cs="Times New Roman"/>
              </w:rPr>
              <w:t>Conditional Required</w:t>
            </w:r>
          </w:p>
        </w:tc>
      </w:tr>
      <w:tr w:rsidR="00222E8C" w:rsidRPr="00C06B81" w14:paraId="47ED449C" w14:textId="77777777" w:rsidTr="00F45721">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3506C90" w14:textId="1EA1CF2B" w:rsidR="00222E8C" w:rsidRPr="00C06B81" w:rsidRDefault="00986CBE" w:rsidP="00933907">
            <w:pPr>
              <w:rPr>
                <w:rFonts w:ascii="Times New Roman" w:eastAsia="Times New Roman" w:hAnsi="Times New Roman" w:cs="Times New Roman"/>
                <w:bCs/>
              </w:rPr>
            </w:pPr>
            <w:r w:rsidRPr="00C06B81">
              <w:rPr>
                <w:rFonts w:ascii="Times New Roman" w:eastAsia="Times New Roman" w:hAnsi="Times New Roman" w:cs="Times New Roman"/>
                <w:bCs/>
              </w:rPr>
              <w:t>ShippingMethod</w:t>
            </w:r>
          </w:p>
        </w:tc>
        <w:tc>
          <w:tcPr>
            <w:tcW w:w="609" w:type="pct"/>
            <w:tcBorders>
              <w:top w:val="single" w:sz="6" w:space="0" w:color="C1C7D0"/>
              <w:left w:val="single" w:sz="6" w:space="0" w:color="C1C7D0"/>
              <w:bottom w:val="single" w:sz="6" w:space="0" w:color="C1C7D0"/>
              <w:right w:val="single" w:sz="6" w:space="0" w:color="C1C7D0"/>
            </w:tcBorders>
          </w:tcPr>
          <w:p w14:paraId="0F61801F" w14:textId="7237823E" w:rsidR="00222E8C" w:rsidRPr="00C06B81" w:rsidRDefault="00986CBE" w:rsidP="00933907">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205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A7CD465" w14:textId="48DA988F" w:rsidR="00222E8C" w:rsidRPr="00C06B81" w:rsidRDefault="00482CA4" w:rsidP="00933907">
            <w:pPr>
              <w:rPr>
                <w:rFonts w:ascii="Times New Roman" w:hAnsi="Times New Roman" w:cs="Times New Roman"/>
              </w:rPr>
            </w:pPr>
            <w:r w:rsidRPr="00C06B81">
              <w:rPr>
                <w:rFonts w:ascii="Times New Roman" w:eastAsia="Times New Roman" w:hAnsi="Times New Roman" w:cs="Times New Roman"/>
              </w:rPr>
              <w:t>Only Required If Mailing Status = SHIPPED</w:t>
            </w: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1ECE3D6" w14:textId="390A41F2" w:rsidR="00222E8C" w:rsidRPr="00C06B81" w:rsidRDefault="00921D12" w:rsidP="00933907">
            <w:pPr>
              <w:rPr>
                <w:rFonts w:ascii="Times New Roman" w:eastAsia="Times New Roman" w:hAnsi="Times New Roman" w:cs="Times New Roman"/>
              </w:rPr>
            </w:pPr>
            <w:r w:rsidRPr="00C06B81">
              <w:rPr>
                <w:rFonts w:ascii="Times New Roman" w:eastAsia="Times New Roman" w:hAnsi="Times New Roman" w:cs="Times New Roman"/>
              </w:rPr>
              <w:t>Conditional Required</w:t>
            </w:r>
          </w:p>
        </w:tc>
      </w:tr>
      <w:tr w:rsidR="00447F3E" w:rsidRPr="00C06B81" w14:paraId="68E90533" w14:textId="77777777" w:rsidTr="00F45721">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D498442" w14:textId="580858C3" w:rsidR="00447F3E" w:rsidRPr="00C06B81" w:rsidRDefault="00447F3E" w:rsidP="00447F3E">
            <w:pPr>
              <w:rPr>
                <w:rFonts w:ascii="Times New Roman" w:eastAsia="Times New Roman" w:hAnsi="Times New Roman" w:cs="Times New Roman"/>
                <w:bCs/>
              </w:rPr>
            </w:pPr>
            <w:r w:rsidRPr="00C06B81">
              <w:rPr>
                <w:rFonts w:ascii="Times New Roman" w:eastAsia="Times New Roman" w:hAnsi="Times New Roman" w:cs="Times New Roman"/>
              </w:rPr>
              <w:t>ShippingServiceType</w:t>
            </w:r>
          </w:p>
        </w:tc>
        <w:tc>
          <w:tcPr>
            <w:tcW w:w="609" w:type="pct"/>
            <w:tcBorders>
              <w:top w:val="single" w:sz="6" w:space="0" w:color="C1C7D0"/>
              <w:left w:val="single" w:sz="6" w:space="0" w:color="C1C7D0"/>
              <w:bottom w:val="single" w:sz="6" w:space="0" w:color="C1C7D0"/>
              <w:right w:val="single" w:sz="6" w:space="0" w:color="C1C7D0"/>
            </w:tcBorders>
          </w:tcPr>
          <w:p w14:paraId="3863CB38" w14:textId="07FFC4B3" w:rsidR="00447F3E" w:rsidRPr="00C06B81" w:rsidRDefault="00447F3E" w:rsidP="00447F3E">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205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777E4E7" w14:textId="7A29B3D5" w:rsidR="00447F3E" w:rsidRPr="00C06B81" w:rsidRDefault="00447F3E" w:rsidP="00447F3E">
            <w:pPr>
              <w:rPr>
                <w:rFonts w:ascii="Times New Roman" w:eastAsia="Times New Roman" w:hAnsi="Times New Roman" w:cs="Times New Roman"/>
              </w:rPr>
            </w:pPr>
            <w:r w:rsidRPr="00C06B81">
              <w:rPr>
                <w:rFonts w:ascii="Times New Roman" w:eastAsia="Times New Roman" w:hAnsi="Times New Roman" w:cs="Times New Roman"/>
              </w:rPr>
              <w:t>Only Required If Mailing Status = SHIPPED</w:t>
            </w: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D956FA5" w14:textId="2CE4E40C" w:rsidR="00447F3E" w:rsidRPr="00C06B81" w:rsidRDefault="00447F3E" w:rsidP="00447F3E">
            <w:pPr>
              <w:rPr>
                <w:rFonts w:ascii="Times New Roman" w:eastAsia="Times New Roman" w:hAnsi="Times New Roman" w:cs="Times New Roman"/>
              </w:rPr>
            </w:pPr>
            <w:r w:rsidRPr="00C06B81">
              <w:rPr>
                <w:rFonts w:ascii="Times New Roman" w:eastAsia="Times New Roman" w:hAnsi="Times New Roman" w:cs="Times New Roman"/>
              </w:rPr>
              <w:t>Conditional Required</w:t>
            </w:r>
          </w:p>
        </w:tc>
      </w:tr>
      <w:tr w:rsidR="00447F3E" w:rsidRPr="00C06B81" w14:paraId="49060AB8" w14:textId="77777777" w:rsidTr="00F45721">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D288037" w14:textId="2B235841" w:rsidR="00447F3E" w:rsidRPr="00C06B81" w:rsidRDefault="00447F3E" w:rsidP="00447F3E">
            <w:pPr>
              <w:rPr>
                <w:rFonts w:ascii="Times New Roman" w:eastAsia="Times New Roman" w:hAnsi="Times New Roman" w:cs="Times New Roman"/>
              </w:rPr>
            </w:pPr>
            <w:r w:rsidRPr="00C06B81">
              <w:rPr>
                <w:rFonts w:ascii="Times New Roman" w:eastAsia="Times New Roman" w:hAnsi="Times New Roman" w:cs="Times New Roman"/>
              </w:rPr>
              <w:t>TrackingNumber</w:t>
            </w:r>
          </w:p>
        </w:tc>
        <w:tc>
          <w:tcPr>
            <w:tcW w:w="609" w:type="pct"/>
            <w:tcBorders>
              <w:top w:val="single" w:sz="6" w:space="0" w:color="C1C7D0"/>
              <w:left w:val="single" w:sz="6" w:space="0" w:color="C1C7D0"/>
              <w:bottom w:val="single" w:sz="6" w:space="0" w:color="C1C7D0"/>
              <w:right w:val="single" w:sz="6" w:space="0" w:color="C1C7D0"/>
            </w:tcBorders>
          </w:tcPr>
          <w:p w14:paraId="65CB7D38" w14:textId="640D68F7" w:rsidR="00447F3E" w:rsidRPr="00C06B81" w:rsidRDefault="00447F3E" w:rsidP="00447F3E">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205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A8FB2DF" w14:textId="7180A5F1" w:rsidR="00447F3E" w:rsidRPr="00C06B81" w:rsidRDefault="00447F3E" w:rsidP="00447F3E">
            <w:pPr>
              <w:rPr>
                <w:rFonts w:ascii="Times New Roman" w:eastAsia="Times New Roman" w:hAnsi="Times New Roman" w:cs="Times New Roman"/>
              </w:rPr>
            </w:pPr>
            <w:r w:rsidRPr="00C06B81">
              <w:rPr>
                <w:rFonts w:ascii="Times New Roman" w:eastAsia="Times New Roman" w:hAnsi="Times New Roman" w:cs="Times New Roman"/>
              </w:rPr>
              <w:t>Only Required If Mailing Status = SHIPPED</w:t>
            </w: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5CDF393" w14:textId="6F6B0310" w:rsidR="00447F3E" w:rsidRPr="00C06B81" w:rsidRDefault="00447F3E" w:rsidP="00447F3E">
            <w:pPr>
              <w:rPr>
                <w:rFonts w:ascii="Times New Roman" w:eastAsia="Times New Roman" w:hAnsi="Times New Roman" w:cs="Times New Roman"/>
              </w:rPr>
            </w:pPr>
            <w:r w:rsidRPr="00C06B81">
              <w:rPr>
                <w:rFonts w:ascii="Times New Roman" w:eastAsia="Times New Roman" w:hAnsi="Times New Roman" w:cs="Times New Roman"/>
              </w:rPr>
              <w:t>Conditional Required</w:t>
            </w:r>
          </w:p>
        </w:tc>
      </w:tr>
      <w:tr w:rsidR="00447F3E" w:rsidRPr="00C06B81" w14:paraId="4FCBD002" w14:textId="77777777" w:rsidTr="00F45721">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1C99537" w14:textId="4E218406" w:rsidR="00447F3E" w:rsidRPr="00C06B81" w:rsidRDefault="00447F3E" w:rsidP="00447F3E">
            <w:pPr>
              <w:rPr>
                <w:rFonts w:ascii="Times New Roman" w:eastAsia="Times New Roman" w:hAnsi="Times New Roman" w:cs="Times New Roman"/>
              </w:rPr>
            </w:pPr>
            <w:r w:rsidRPr="00C06B81">
              <w:rPr>
                <w:rFonts w:ascii="Times New Roman" w:eastAsia="Times New Roman" w:hAnsi="Times New Roman" w:cs="Times New Roman"/>
              </w:rPr>
              <w:t>TotalPages</w:t>
            </w:r>
          </w:p>
        </w:tc>
        <w:tc>
          <w:tcPr>
            <w:tcW w:w="609" w:type="pct"/>
            <w:tcBorders>
              <w:top w:val="single" w:sz="6" w:space="0" w:color="C1C7D0"/>
              <w:left w:val="single" w:sz="6" w:space="0" w:color="C1C7D0"/>
              <w:bottom w:val="single" w:sz="6" w:space="0" w:color="C1C7D0"/>
              <w:right w:val="single" w:sz="6" w:space="0" w:color="C1C7D0"/>
            </w:tcBorders>
          </w:tcPr>
          <w:p w14:paraId="5D6E440F" w14:textId="7096E92D" w:rsidR="00447F3E" w:rsidRPr="00C06B81" w:rsidRDefault="00B4793D" w:rsidP="00447F3E">
            <w:pPr>
              <w:rPr>
                <w:rFonts w:ascii="Times New Roman" w:eastAsia="Times New Roman" w:hAnsi="Times New Roman" w:cs="Times New Roman"/>
              </w:rPr>
            </w:pPr>
            <w:r w:rsidRPr="00C06B81">
              <w:rPr>
                <w:rFonts w:ascii="Times New Roman" w:eastAsia="Times New Roman" w:hAnsi="Times New Roman" w:cs="Times New Roman"/>
              </w:rPr>
              <w:t>Integer</w:t>
            </w:r>
          </w:p>
        </w:tc>
        <w:tc>
          <w:tcPr>
            <w:tcW w:w="205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A35CEA2" w14:textId="6EE0F869" w:rsidR="00447F3E" w:rsidRPr="00C06B81" w:rsidRDefault="00447F3E" w:rsidP="00447F3E">
            <w:pPr>
              <w:rPr>
                <w:rFonts w:ascii="Times New Roman" w:eastAsia="Times New Roman" w:hAnsi="Times New Roman" w:cs="Times New Roman"/>
              </w:rPr>
            </w:pPr>
            <w:r w:rsidRPr="00C06B81">
              <w:rPr>
                <w:rFonts w:ascii="Times New Roman" w:eastAsia="Times New Roman" w:hAnsi="Times New Roman" w:cs="Times New Roman"/>
              </w:rPr>
              <w:t>Only Required If Mailing Status = SHIPPED</w:t>
            </w: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D451F3A" w14:textId="47A6B793" w:rsidR="00447F3E" w:rsidRPr="00C06B81" w:rsidRDefault="00447F3E" w:rsidP="00447F3E">
            <w:pPr>
              <w:rPr>
                <w:rFonts w:ascii="Times New Roman" w:eastAsia="Times New Roman" w:hAnsi="Times New Roman" w:cs="Times New Roman"/>
              </w:rPr>
            </w:pPr>
            <w:r w:rsidRPr="00C06B81">
              <w:rPr>
                <w:rFonts w:ascii="Times New Roman" w:eastAsia="Times New Roman" w:hAnsi="Times New Roman" w:cs="Times New Roman"/>
              </w:rPr>
              <w:t>Conditional Required</w:t>
            </w:r>
          </w:p>
        </w:tc>
      </w:tr>
      <w:tr w:rsidR="00447F3E" w:rsidRPr="00C06B81" w14:paraId="5F7B12D0" w14:textId="77777777" w:rsidTr="00F45721">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A984759" w14:textId="7E22F72A" w:rsidR="00447F3E" w:rsidRPr="00C06B81" w:rsidRDefault="00447F3E" w:rsidP="00447F3E">
            <w:pPr>
              <w:rPr>
                <w:rFonts w:ascii="Times New Roman" w:eastAsia="Times New Roman" w:hAnsi="Times New Roman" w:cs="Times New Roman"/>
              </w:rPr>
            </w:pPr>
            <w:r w:rsidRPr="00C06B81">
              <w:rPr>
                <w:rFonts w:ascii="Times New Roman" w:eastAsia="Times New Roman" w:hAnsi="Times New Roman" w:cs="Times New Roman"/>
              </w:rPr>
              <w:t>TotalSheets</w:t>
            </w:r>
          </w:p>
        </w:tc>
        <w:tc>
          <w:tcPr>
            <w:tcW w:w="609" w:type="pct"/>
            <w:tcBorders>
              <w:top w:val="single" w:sz="6" w:space="0" w:color="C1C7D0"/>
              <w:left w:val="single" w:sz="6" w:space="0" w:color="C1C7D0"/>
              <w:bottom w:val="single" w:sz="6" w:space="0" w:color="C1C7D0"/>
              <w:right w:val="single" w:sz="6" w:space="0" w:color="C1C7D0"/>
            </w:tcBorders>
          </w:tcPr>
          <w:p w14:paraId="5EF5EF1B" w14:textId="6F5A709B" w:rsidR="00447F3E" w:rsidRPr="00C06B81" w:rsidRDefault="00B4793D" w:rsidP="00447F3E">
            <w:pPr>
              <w:rPr>
                <w:rFonts w:ascii="Times New Roman" w:eastAsia="Times New Roman" w:hAnsi="Times New Roman" w:cs="Times New Roman"/>
              </w:rPr>
            </w:pPr>
            <w:r w:rsidRPr="00C06B81">
              <w:rPr>
                <w:rFonts w:ascii="Times New Roman" w:eastAsia="Times New Roman" w:hAnsi="Times New Roman" w:cs="Times New Roman"/>
              </w:rPr>
              <w:t>Integer</w:t>
            </w:r>
          </w:p>
        </w:tc>
        <w:tc>
          <w:tcPr>
            <w:tcW w:w="205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BE2CD7B" w14:textId="0462059D" w:rsidR="00447F3E" w:rsidRPr="00C06B81" w:rsidRDefault="00447F3E" w:rsidP="00447F3E">
            <w:pPr>
              <w:rPr>
                <w:rFonts w:ascii="Times New Roman" w:eastAsia="Times New Roman" w:hAnsi="Times New Roman" w:cs="Times New Roman"/>
              </w:rPr>
            </w:pPr>
            <w:r w:rsidRPr="00C06B81">
              <w:rPr>
                <w:rFonts w:ascii="Times New Roman" w:eastAsia="Times New Roman" w:hAnsi="Times New Roman" w:cs="Times New Roman"/>
              </w:rPr>
              <w:t>Only Required If Mailing Status = SHIPPED</w:t>
            </w: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6F1A606" w14:textId="3F7E055E" w:rsidR="00447F3E" w:rsidRPr="00C06B81" w:rsidRDefault="00447F3E" w:rsidP="00447F3E">
            <w:pPr>
              <w:rPr>
                <w:rFonts w:ascii="Times New Roman" w:eastAsia="Times New Roman" w:hAnsi="Times New Roman" w:cs="Times New Roman"/>
              </w:rPr>
            </w:pPr>
            <w:r w:rsidRPr="00C06B81">
              <w:rPr>
                <w:rFonts w:ascii="Times New Roman" w:eastAsia="Times New Roman" w:hAnsi="Times New Roman" w:cs="Times New Roman"/>
              </w:rPr>
              <w:t>Conditional Required</w:t>
            </w:r>
          </w:p>
        </w:tc>
      </w:tr>
      <w:tr w:rsidR="0030759B" w:rsidRPr="00C06B81" w14:paraId="476713D0" w14:textId="77777777" w:rsidTr="00F45721">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B4BFA33" w14:textId="7B68CCBE" w:rsidR="0030759B" w:rsidRPr="00C06B81" w:rsidRDefault="0030759B" w:rsidP="0030759B">
            <w:pPr>
              <w:rPr>
                <w:rFonts w:ascii="Times New Roman" w:eastAsia="Times New Roman" w:hAnsi="Times New Roman" w:cs="Times New Roman"/>
              </w:rPr>
            </w:pPr>
            <w:r w:rsidRPr="0030759B">
              <w:rPr>
                <w:rFonts w:ascii="Times New Roman" w:eastAsia="Times New Roman" w:hAnsi="Times New Roman" w:cs="Times New Roman"/>
              </w:rPr>
              <w:t>Postage</w:t>
            </w:r>
          </w:p>
        </w:tc>
        <w:tc>
          <w:tcPr>
            <w:tcW w:w="609" w:type="pct"/>
            <w:tcBorders>
              <w:top w:val="single" w:sz="6" w:space="0" w:color="C1C7D0"/>
              <w:left w:val="single" w:sz="6" w:space="0" w:color="C1C7D0"/>
              <w:bottom w:val="single" w:sz="6" w:space="0" w:color="C1C7D0"/>
              <w:right w:val="single" w:sz="6" w:space="0" w:color="C1C7D0"/>
            </w:tcBorders>
          </w:tcPr>
          <w:p w14:paraId="7CCA2966" w14:textId="7E838530" w:rsidR="0030759B" w:rsidRPr="00C06B81" w:rsidRDefault="0030759B" w:rsidP="0030759B">
            <w:pPr>
              <w:rPr>
                <w:rFonts w:ascii="Times New Roman" w:eastAsia="Times New Roman" w:hAnsi="Times New Roman" w:cs="Times New Roman"/>
              </w:rPr>
            </w:pPr>
            <w:r w:rsidRPr="0030759B">
              <w:rPr>
                <w:rFonts w:ascii="Times New Roman" w:eastAsia="Times New Roman" w:hAnsi="Times New Roman" w:cs="Times New Roman"/>
              </w:rPr>
              <w:t>Decimal</w:t>
            </w:r>
          </w:p>
        </w:tc>
        <w:tc>
          <w:tcPr>
            <w:tcW w:w="205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2A33B11" w14:textId="77777777" w:rsidR="0030759B" w:rsidRPr="00C06B81" w:rsidRDefault="0030759B" w:rsidP="0030759B">
            <w:pPr>
              <w:rPr>
                <w:rFonts w:ascii="Times New Roman" w:eastAsia="Times New Roman" w:hAnsi="Times New Roman" w:cs="Times New Roman"/>
              </w:rPr>
            </w:pP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B1DF5AE" w14:textId="16997F7F" w:rsidR="0030759B" w:rsidRPr="00C06B81" w:rsidRDefault="0030759B" w:rsidP="0030759B">
            <w:pPr>
              <w:rPr>
                <w:rFonts w:ascii="Times New Roman" w:eastAsia="Times New Roman" w:hAnsi="Times New Roman" w:cs="Times New Roman"/>
              </w:rPr>
            </w:pPr>
            <w:r w:rsidRPr="0030759B">
              <w:rPr>
                <w:rFonts w:ascii="Times New Roman" w:eastAsia="Times New Roman" w:hAnsi="Times New Roman" w:cs="Times New Roman"/>
              </w:rPr>
              <w:t>Optional</w:t>
            </w:r>
          </w:p>
        </w:tc>
      </w:tr>
      <w:tr w:rsidR="0030759B" w:rsidRPr="00C06B81" w14:paraId="031EBE6F" w14:textId="77777777" w:rsidTr="00F45721">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8427341" w14:textId="19BCE4C2" w:rsidR="0030759B" w:rsidRPr="00C06B81" w:rsidRDefault="0030759B" w:rsidP="0030759B">
            <w:pPr>
              <w:rPr>
                <w:rFonts w:ascii="Times New Roman" w:eastAsia="Times New Roman" w:hAnsi="Times New Roman" w:cs="Times New Roman"/>
              </w:rPr>
            </w:pPr>
            <w:r w:rsidRPr="0030759B">
              <w:rPr>
                <w:rFonts w:ascii="Times New Roman" w:eastAsia="Times New Roman" w:hAnsi="Times New Roman" w:cs="Times New Roman"/>
              </w:rPr>
              <w:t>PulledBackOn</w:t>
            </w:r>
          </w:p>
        </w:tc>
        <w:tc>
          <w:tcPr>
            <w:tcW w:w="609" w:type="pct"/>
            <w:tcBorders>
              <w:top w:val="single" w:sz="6" w:space="0" w:color="C1C7D0"/>
              <w:left w:val="single" w:sz="6" w:space="0" w:color="C1C7D0"/>
              <w:bottom w:val="single" w:sz="6" w:space="0" w:color="C1C7D0"/>
              <w:right w:val="single" w:sz="6" w:space="0" w:color="C1C7D0"/>
            </w:tcBorders>
          </w:tcPr>
          <w:p w14:paraId="684C6844" w14:textId="7EA0B419" w:rsidR="0030759B" w:rsidRPr="00C06B81" w:rsidRDefault="0030759B" w:rsidP="0030759B">
            <w:pPr>
              <w:rPr>
                <w:rFonts w:ascii="Times New Roman" w:eastAsia="Times New Roman" w:hAnsi="Times New Roman" w:cs="Times New Roman"/>
              </w:rPr>
            </w:pPr>
            <w:r w:rsidRPr="0030759B">
              <w:rPr>
                <w:rFonts w:ascii="Times New Roman" w:eastAsia="Times New Roman" w:hAnsi="Times New Roman" w:cs="Times New Roman"/>
              </w:rPr>
              <w:t>DateTime</w:t>
            </w:r>
          </w:p>
        </w:tc>
        <w:tc>
          <w:tcPr>
            <w:tcW w:w="205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648E8DF" w14:textId="762A2A2D" w:rsidR="0030759B" w:rsidRPr="00C06B81" w:rsidRDefault="0030759B" w:rsidP="0030759B">
            <w:pPr>
              <w:rPr>
                <w:rFonts w:ascii="Times New Roman" w:eastAsia="Times New Roman" w:hAnsi="Times New Roman" w:cs="Times New Roman"/>
              </w:rPr>
            </w:pPr>
            <w:r w:rsidRPr="00E870B7">
              <w:rPr>
                <w:rFonts w:ascii="Times New Roman" w:eastAsia="Times New Roman" w:hAnsi="Times New Roman" w:cs="Times New Roman"/>
              </w:rPr>
              <w:t xml:space="preserve">Only Required If Mailing Status = </w:t>
            </w:r>
            <w:r>
              <w:rPr>
                <w:rFonts w:ascii="Times New Roman" w:eastAsia="Times New Roman" w:hAnsi="Times New Roman" w:cs="Times New Roman"/>
              </w:rPr>
              <w:t>PulledBack</w:t>
            </w: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61A89A1" w14:textId="4AA0ED5E" w:rsidR="0030759B" w:rsidRPr="00C06B81" w:rsidRDefault="0030759B" w:rsidP="0030759B">
            <w:pPr>
              <w:rPr>
                <w:rFonts w:ascii="Times New Roman" w:eastAsia="Times New Roman" w:hAnsi="Times New Roman" w:cs="Times New Roman"/>
              </w:rPr>
            </w:pPr>
            <w:r w:rsidRPr="0030759B">
              <w:rPr>
                <w:rFonts w:ascii="Times New Roman" w:eastAsia="Times New Roman" w:hAnsi="Times New Roman" w:cs="Times New Roman"/>
              </w:rPr>
              <w:t>Conditional Required</w:t>
            </w:r>
          </w:p>
        </w:tc>
      </w:tr>
      <w:tr w:rsidR="0030759B" w:rsidRPr="00C06B81" w14:paraId="4CEF5A46" w14:textId="77777777" w:rsidTr="00F45721">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E129F54" w14:textId="1ABF1414" w:rsidR="0030759B" w:rsidRPr="00C06B81" w:rsidRDefault="0030759B" w:rsidP="0030759B">
            <w:pPr>
              <w:rPr>
                <w:rFonts w:ascii="Times New Roman" w:eastAsia="Times New Roman" w:hAnsi="Times New Roman" w:cs="Times New Roman"/>
              </w:rPr>
            </w:pPr>
            <w:r w:rsidRPr="0030759B">
              <w:rPr>
                <w:rFonts w:ascii="Times New Roman" w:eastAsia="Times New Roman" w:hAnsi="Times New Roman" w:cs="Times New Roman"/>
              </w:rPr>
              <w:t>ErrorCode</w:t>
            </w:r>
          </w:p>
        </w:tc>
        <w:tc>
          <w:tcPr>
            <w:tcW w:w="609" w:type="pct"/>
            <w:tcBorders>
              <w:top w:val="single" w:sz="6" w:space="0" w:color="C1C7D0"/>
              <w:left w:val="single" w:sz="6" w:space="0" w:color="C1C7D0"/>
              <w:bottom w:val="single" w:sz="6" w:space="0" w:color="C1C7D0"/>
              <w:right w:val="single" w:sz="6" w:space="0" w:color="C1C7D0"/>
            </w:tcBorders>
          </w:tcPr>
          <w:p w14:paraId="7B7723D7" w14:textId="2F721071" w:rsidR="0030759B" w:rsidRPr="00C06B81" w:rsidRDefault="0030759B" w:rsidP="0030759B">
            <w:pPr>
              <w:rPr>
                <w:rFonts w:ascii="Times New Roman" w:eastAsia="Times New Roman" w:hAnsi="Times New Roman" w:cs="Times New Roman"/>
              </w:rPr>
            </w:pPr>
            <w:r w:rsidRPr="0030759B">
              <w:rPr>
                <w:rFonts w:ascii="Times New Roman" w:eastAsia="Times New Roman" w:hAnsi="Times New Roman" w:cs="Times New Roman"/>
              </w:rPr>
              <w:t>String</w:t>
            </w:r>
          </w:p>
        </w:tc>
        <w:tc>
          <w:tcPr>
            <w:tcW w:w="205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4A6F681" w14:textId="45ED9C56" w:rsidR="0030759B" w:rsidRPr="00C06B81" w:rsidRDefault="0030759B" w:rsidP="0030759B">
            <w:pPr>
              <w:rPr>
                <w:rFonts w:ascii="Times New Roman" w:eastAsia="Times New Roman" w:hAnsi="Times New Roman" w:cs="Times New Roman"/>
              </w:rPr>
            </w:pPr>
            <w:r w:rsidRPr="00E870B7">
              <w:rPr>
                <w:rFonts w:ascii="Times New Roman" w:eastAsia="Times New Roman" w:hAnsi="Times New Roman" w:cs="Times New Roman"/>
              </w:rPr>
              <w:t>Only Required If Mailing Status = Error</w:t>
            </w: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44B6F08" w14:textId="47936E8D" w:rsidR="0030759B" w:rsidRPr="00C06B81" w:rsidRDefault="0030759B" w:rsidP="0030759B">
            <w:pPr>
              <w:rPr>
                <w:rFonts w:ascii="Times New Roman" w:eastAsia="Times New Roman" w:hAnsi="Times New Roman" w:cs="Times New Roman"/>
              </w:rPr>
            </w:pPr>
            <w:r w:rsidRPr="0030759B">
              <w:rPr>
                <w:rFonts w:ascii="Times New Roman" w:eastAsia="Times New Roman" w:hAnsi="Times New Roman" w:cs="Times New Roman"/>
              </w:rPr>
              <w:t>Conditional Required</w:t>
            </w:r>
          </w:p>
        </w:tc>
      </w:tr>
      <w:tr w:rsidR="0030759B" w:rsidRPr="00C06B81" w14:paraId="19A12E3C" w14:textId="77777777" w:rsidTr="00F45721">
        <w:trPr>
          <w:trHeight w:val="266"/>
        </w:trPr>
        <w:tc>
          <w:tcPr>
            <w:tcW w:w="1409"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EF0C8A8" w14:textId="7E04F2DB" w:rsidR="0030759B" w:rsidRPr="00C06B81" w:rsidRDefault="0030759B" w:rsidP="0030759B">
            <w:pPr>
              <w:rPr>
                <w:rFonts w:ascii="Times New Roman" w:eastAsia="Times New Roman" w:hAnsi="Times New Roman" w:cs="Times New Roman"/>
              </w:rPr>
            </w:pPr>
            <w:r w:rsidRPr="0030759B">
              <w:rPr>
                <w:rFonts w:ascii="Times New Roman" w:eastAsia="Times New Roman" w:hAnsi="Times New Roman" w:cs="Times New Roman"/>
              </w:rPr>
              <w:t>ErrorDesc</w:t>
            </w:r>
          </w:p>
        </w:tc>
        <w:tc>
          <w:tcPr>
            <w:tcW w:w="609" w:type="pct"/>
            <w:tcBorders>
              <w:top w:val="single" w:sz="6" w:space="0" w:color="C1C7D0"/>
              <w:left w:val="single" w:sz="6" w:space="0" w:color="C1C7D0"/>
              <w:bottom w:val="single" w:sz="6" w:space="0" w:color="C1C7D0"/>
              <w:right w:val="single" w:sz="6" w:space="0" w:color="C1C7D0"/>
            </w:tcBorders>
          </w:tcPr>
          <w:p w14:paraId="064EC6A0" w14:textId="1EE5C162" w:rsidR="0030759B" w:rsidRPr="00C06B81" w:rsidRDefault="0030759B" w:rsidP="0030759B">
            <w:pPr>
              <w:rPr>
                <w:rFonts w:ascii="Times New Roman" w:eastAsia="Times New Roman" w:hAnsi="Times New Roman" w:cs="Times New Roman"/>
              </w:rPr>
            </w:pPr>
            <w:r w:rsidRPr="0030759B">
              <w:rPr>
                <w:rFonts w:ascii="Times New Roman" w:eastAsia="Times New Roman" w:hAnsi="Times New Roman" w:cs="Times New Roman"/>
              </w:rPr>
              <w:t>String</w:t>
            </w:r>
          </w:p>
        </w:tc>
        <w:tc>
          <w:tcPr>
            <w:tcW w:w="2055"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726A9B1" w14:textId="6F388FF6" w:rsidR="0030759B" w:rsidRPr="00C06B81" w:rsidRDefault="0030759B" w:rsidP="0030759B">
            <w:pPr>
              <w:rPr>
                <w:rFonts w:ascii="Times New Roman" w:eastAsia="Times New Roman" w:hAnsi="Times New Roman" w:cs="Times New Roman"/>
              </w:rPr>
            </w:pPr>
            <w:r w:rsidRPr="00E870B7">
              <w:rPr>
                <w:rFonts w:ascii="Times New Roman" w:eastAsia="Times New Roman" w:hAnsi="Times New Roman" w:cs="Times New Roman"/>
              </w:rPr>
              <w:t>Only Required If Mailing Status = Error</w:t>
            </w:r>
          </w:p>
        </w:tc>
        <w:tc>
          <w:tcPr>
            <w:tcW w:w="927"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1489C4E" w14:textId="67F7B585" w:rsidR="0030759B" w:rsidRPr="00C06B81" w:rsidRDefault="0030759B" w:rsidP="0030759B">
            <w:pPr>
              <w:rPr>
                <w:rFonts w:ascii="Times New Roman" w:eastAsia="Times New Roman" w:hAnsi="Times New Roman" w:cs="Times New Roman"/>
              </w:rPr>
            </w:pPr>
            <w:r w:rsidRPr="0030759B">
              <w:rPr>
                <w:rFonts w:ascii="Times New Roman" w:eastAsia="Times New Roman" w:hAnsi="Times New Roman" w:cs="Times New Roman"/>
              </w:rPr>
              <w:t>Conditional Required</w:t>
            </w:r>
          </w:p>
        </w:tc>
      </w:tr>
    </w:tbl>
    <w:p w14:paraId="2ACA2F5C" w14:textId="77777777" w:rsidR="00530DD2" w:rsidRPr="00C06B81" w:rsidRDefault="00530DD2" w:rsidP="007418F3">
      <w:pPr>
        <w:rPr>
          <w:rFonts w:ascii="Times New Roman" w:hAnsi="Times New Roman" w:cs="Times New Roman"/>
        </w:rPr>
      </w:pPr>
    </w:p>
    <w:p w14:paraId="2071CFA8" w14:textId="194C9A5A" w:rsidR="007418F3" w:rsidRPr="00C06B81" w:rsidRDefault="007418F3" w:rsidP="007418F3">
      <w:pPr>
        <w:rPr>
          <w:rFonts w:ascii="Times New Roman" w:hAnsi="Times New Roman" w:cs="Times New Roman"/>
        </w:rPr>
      </w:pPr>
      <w:r w:rsidRPr="00C06B81">
        <w:rPr>
          <w:rFonts w:ascii="Times New Roman" w:hAnsi="Times New Roman" w:cs="Times New Roman"/>
        </w:rPr>
        <w:t>RecipientInfo</w:t>
      </w:r>
    </w:p>
    <w:tbl>
      <w:tblPr>
        <w:tblW w:w="5000" w:type="pct"/>
        <w:tblCellMar>
          <w:left w:w="0" w:type="dxa"/>
          <w:right w:w="0" w:type="dxa"/>
        </w:tblCellMar>
        <w:tblLook w:val="04A0" w:firstRow="1" w:lastRow="0" w:firstColumn="1" w:lastColumn="0" w:noHBand="0" w:noVBand="1"/>
      </w:tblPr>
      <w:tblGrid>
        <w:gridCol w:w="2543"/>
        <w:gridCol w:w="1228"/>
        <w:gridCol w:w="3734"/>
        <w:gridCol w:w="1839"/>
      </w:tblGrid>
      <w:tr w:rsidR="007418F3" w:rsidRPr="00C06B81" w14:paraId="6CACD05B" w14:textId="77777777" w:rsidTr="00F45721">
        <w:tc>
          <w:tcPr>
            <w:tcW w:w="1361"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49382F3B" w14:textId="77777777" w:rsidR="007418F3" w:rsidRPr="00C06B81" w:rsidRDefault="007418F3"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Parameter</w:t>
            </w:r>
          </w:p>
        </w:tc>
        <w:tc>
          <w:tcPr>
            <w:tcW w:w="657" w:type="pct"/>
            <w:tcBorders>
              <w:top w:val="single" w:sz="6" w:space="0" w:color="C1C7D0"/>
              <w:left w:val="single" w:sz="6" w:space="0" w:color="C1C7D0"/>
              <w:bottom w:val="single" w:sz="6" w:space="0" w:color="C1C7D0"/>
              <w:right w:val="single" w:sz="6" w:space="0" w:color="C1C7D0"/>
            </w:tcBorders>
            <w:shd w:val="clear" w:color="auto" w:fill="F4F5F7"/>
          </w:tcPr>
          <w:p w14:paraId="0B78C40D" w14:textId="77777777" w:rsidR="007418F3" w:rsidRPr="00C06B81" w:rsidRDefault="007418F3"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Data Type</w:t>
            </w:r>
          </w:p>
        </w:tc>
        <w:tc>
          <w:tcPr>
            <w:tcW w:w="1998"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3305E37E" w14:textId="77777777" w:rsidR="007418F3" w:rsidRPr="00C06B81" w:rsidRDefault="007418F3"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Comments</w:t>
            </w:r>
          </w:p>
        </w:tc>
        <w:tc>
          <w:tcPr>
            <w:tcW w:w="984"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03F5182B" w14:textId="77777777" w:rsidR="007418F3" w:rsidRPr="00C06B81" w:rsidRDefault="007418F3"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Required</w:t>
            </w:r>
          </w:p>
        </w:tc>
      </w:tr>
      <w:tr w:rsidR="007418F3" w:rsidRPr="00C06B81" w14:paraId="77D89E84" w14:textId="77777777" w:rsidTr="00F45721">
        <w:tc>
          <w:tcPr>
            <w:tcW w:w="136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CC22FBD" w14:textId="77777777" w:rsidR="007418F3" w:rsidRPr="00C06B81" w:rsidRDefault="007418F3" w:rsidP="00933907">
            <w:pPr>
              <w:rPr>
                <w:rFonts w:ascii="Times New Roman" w:eastAsia="Times New Roman" w:hAnsi="Times New Roman" w:cs="Times New Roman"/>
                <w:b/>
              </w:rPr>
            </w:pPr>
            <w:r w:rsidRPr="00C06B81">
              <w:rPr>
                <w:rFonts w:ascii="Times New Roman" w:eastAsia="Times New Roman" w:hAnsi="Times New Roman" w:cs="Times New Roman"/>
                <w:b/>
              </w:rPr>
              <w:t>Recipient</w:t>
            </w:r>
          </w:p>
        </w:tc>
        <w:tc>
          <w:tcPr>
            <w:tcW w:w="657" w:type="pct"/>
            <w:tcBorders>
              <w:top w:val="single" w:sz="6" w:space="0" w:color="C1C7D0"/>
              <w:left w:val="single" w:sz="6" w:space="0" w:color="C1C7D0"/>
              <w:bottom w:val="single" w:sz="6" w:space="0" w:color="C1C7D0"/>
              <w:right w:val="single" w:sz="6" w:space="0" w:color="C1C7D0"/>
            </w:tcBorders>
          </w:tcPr>
          <w:p w14:paraId="00AE4918" w14:textId="312ED363" w:rsidR="007418F3" w:rsidRPr="00C06B81" w:rsidRDefault="00692BC2" w:rsidP="00933907">
            <w:pPr>
              <w:rPr>
                <w:rFonts w:ascii="Times New Roman" w:eastAsia="Times New Roman" w:hAnsi="Times New Roman" w:cs="Times New Roman"/>
              </w:rPr>
            </w:pPr>
            <w:r w:rsidRPr="00C06B81">
              <w:rPr>
                <w:rFonts w:ascii="Times New Roman" w:eastAsia="Times New Roman" w:hAnsi="Times New Roman" w:cs="Times New Roman"/>
              </w:rPr>
              <w:t>Object</w:t>
            </w:r>
          </w:p>
        </w:tc>
        <w:tc>
          <w:tcPr>
            <w:tcW w:w="1998"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936D29E" w14:textId="77777777" w:rsidR="007418F3" w:rsidRPr="00C06B81" w:rsidRDefault="007418F3" w:rsidP="00933907">
            <w:pPr>
              <w:rPr>
                <w:rFonts w:ascii="Times New Roman" w:eastAsia="Times New Roman" w:hAnsi="Times New Roman" w:cs="Times New Roman"/>
              </w:rPr>
            </w:pPr>
          </w:p>
        </w:tc>
        <w:tc>
          <w:tcPr>
            <w:tcW w:w="98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73ADA62"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Required</w:t>
            </w:r>
          </w:p>
        </w:tc>
      </w:tr>
      <w:tr w:rsidR="007418F3" w:rsidRPr="00C06B81" w14:paraId="684596BB" w14:textId="77777777" w:rsidTr="00F45721">
        <w:tc>
          <w:tcPr>
            <w:tcW w:w="136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C4621A4" w14:textId="77777777" w:rsidR="007418F3" w:rsidRPr="00C06B81" w:rsidRDefault="007418F3" w:rsidP="00933907">
            <w:pPr>
              <w:rPr>
                <w:rFonts w:ascii="Times New Roman" w:eastAsia="Times New Roman" w:hAnsi="Times New Roman" w:cs="Times New Roman"/>
                <w:b/>
              </w:rPr>
            </w:pPr>
            <w:r w:rsidRPr="00C06B81">
              <w:rPr>
                <w:rFonts w:ascii="Times New Roman" w:eastAsia="Times New Roman" w:hAnsi="Times New Roman" w:cs="Times New Roman"/>
                <w:b/>
              </w:rPr>
              <w:lastRenderedPageBreak/>
              <w:t>Address</w:t>
            </w:r>
          </w:p>
        </w:tc>
        <w:tc>
          <w:tcPr>
            <w:tcW w:w="657" w:type="pct"/>
            <w:tcBorders>
              <w:top w:val="single" w:sz="6" w:space="0" w:color="C1C7D0"/>
              <w:left w:val="single" w:sz="6" w:space="0" w:color="C1C7D0"/>
              <w:bottom w:val="single" w:sz="6" w:space="0" w:color="C1C7D0"/>
              <w:right w:val="single" w:sz="6" w:space="0" w:color="C1C7D0"/>
            </w:tcBorders>
          </w:tcPr>
          <w:p w14:paraId="39857BCD" w14:textId="323566AF" w:rsidR="007418F3" w:rsidRPr="00C06B81" w:rsidRDefault="00692BC2" w:rsidP="00933907">
            <w:pPr>
              <w:rPr>
                <w:rFonts w:ascii="Times New Roman" w:eastAsia="Times New Roman" w:hAnsi="Times New Roman" w:cs="Times New Roman"/>
              </w:rPr>
            </w:pPr>
            <w:r w:rsidRPr="00C06B81">
              <w:rPr>
                <w:rFonts w:ascii="Times New Roman" w:eastAsia="Times New Roman" w:hAnsi="Times New Roman" w:cs="Times New Roman"/>
              </w:rPr>
              <w:t>Object</w:t>
            </w:r>
          </w:p>
        </w:tc>
        <w:tc>
          <w:tcPr>
            <w:tcW w:w="1998"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0EB3E8A" w14:textId="77777777" w:rsidR="007418F3" w:rsidRPr="00C06B81" w:rsidRDefault="007418F3" w:rsidP="00933907">
            <w:pPr>
              <w:rPr>
                <w:rFonts w:ascii="Times New Roman" w:eastAsia="Times New Roman" w:hAnsi="Times New Roman" w:cs="Times New Roman"/>
              </w:rPr>
            </w:pPr>
          </w:p>
        </w:tc>
        <w:tc>
          <w:tcPr>
            <w:tcW w:w="98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BCB1084"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Required</w:t>
            </w:r>
          </w:p>
        </w:tc>
      </w:tr>
    </w:tbl>
    <w:p w14:paraId="090D260B" w14:textId="3F1DCD90" w:rsidR="00692BC2" w:rsidRDefault="00692BC2" w:rsidP="007418F3">
      <w:pPr>
        <w:rPr>
          <w:rFonts w:ascii="Times New Roman" w:hAnsi="Times New Roman" w:cs="Times New Roman"/>
        </w:rPr>
      </w:pPr>
    </w:p>
    <w:p w14:paraId="7563E6D9" w14:textId="149C155C" w:rsidR="00DA436C" w:rsidRDefault="00DA436C" w:rsidP="007418F3">
      <w:pPr>
        <w:rPr>
          <w:rFonts w:ascii="Times New Roman" w:hAnsi="Times New Roman" w:cs="Times New Roman"/>
        </w:rPr>
      </w:pPr>
    </w:p>
    <w:p w14:paraId="42EC2E15" w14:textId="77777777" w:rsidR="00DA436C" w:rsidRPr="00C06B81" w:rsidRDefault="00DA436C" w:rsidP="007418F3">
      <w:pPr>
        <w:rPr>
          <w:rFonts w:ascii="Times New Roman" w:hAnsi="Times New Roman" w:cs="Times New Roman"/>
        </w:rPr>
      </w:pPr>
    </w:p>
    <w:p w14:paraId="4DD4C6CD" w14:textId="1BC8FFE1" w:rsidR="007418F3" w:rsidRPr="00C06B81" w:rsidRDefault="007418F3" w:rsidP="007418F3">
      <w:pPr>
        <w:rPr>
          <w:rFonts w:ascii="Times New Roman" w:hAnsi="Times New Roman" w:cs="Times New Roman"/>
        </w:rPr>
      </w:pPr>
      <w:r w:rsidRPr="00C06B81">
        <w:rPr>
          <w:rFonts w:ascii="Times New Roman" w:hAnsi="Times New Roman" w:cs="Times New Roman"/>
        </w:rPr>
        <w:t>Recipient</w:t>
      </w:r>
    </w:p>
    <w:tbl>
      <w:tblPr>
        <w:tblW w:w="5000" w:type="pct"/>
        <w:tblCellMar>
          <w:left w:w="0" w:type="dxa"/>
          <w:right w:w="0" w:type="dxa"/>
        </w:tblCellMar>
        <w:tblLook w:val="04A0" w:firstRow="1" w:lastRow="0" w:firstColumn="1" w:lastColumn="0" w:noHBand="0" w:noVBand="1"/>
      </w:tblPr>
      <w:tblGrid>
        <w:gridCol w:w="2543"/>
        <w:gridCol w:w="1228"/>
        <w:gridCol w:w="3734"/>
        <w:gridCol w:w="1839"/>
      </w:tblGrid>
      <w:tr w:rsidR="00705C10" w:rsidRPr="00C06B81" w14:paraId="6F47377D" w14:textId="77777777" w:rsidTr="00F45721">
        <w:trPr>
          <w:trHeight w:val="431"/>
        </w:trPr>
        <w:tc>
          <w:tcPr>
            <w:tcW w:w="1361"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76DB743F" w14:textId="77777777" w:rsidR="007418F3" w:rsidRPr="00C06B81" w:rsidRDefault="007418F3"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Parameter</w:t>
            </w:r>
          </w:p>
        </w:tc>
        <w:tc>
          <w:tcPr>
            <w:tcW w:w="657" w:type="pct"/>
            <w:tcBorders>
              <w:top w:val="single" w:sz="6" w:space="0" w:color="C1C7D0"/>
              <w:left w:val="single" w:sz="6" w:space="0" w:color="C1C7D0"/>
              <w:bottom w:val="single" w:sz="6" w:space="0" w:color="C1C7D0"/>
              <w:right w:val="single" w:sz="6" w:space="0" w:color="C1C7D0"/>
            </w:tcBorders>
            <w:shd w:val="clear" w:color="auto" w:fill="F4F5F7"/>
          </w:tcPr>
          <w:p w14:paraId="5C07838E" w14:textId="77777777" w:rsidR="007418F3" w:rsidRPr="00C06B81" w:rsidRDefault="007418F3"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Data Type</w:t>
            </w:r>
          </w:p>
        </w:tc>
        <w:tc>
          <w:tcPr>
            <w:tcW w:w="1998"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274EC35E" w14:textId="77777777" w:rsidR="007418F3" w:rsidRPr="00C06B81" w:rsidRDefault="007418F3"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Comments</w:t>
            </w:r>
          </w:p>
        </w:tc>
        <w:tc>
          <w:tcPr>
            <w:tcW w:w="984"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13A9AC64" w14:textId="0CA0D5BE" w:rsidR="007418F3" w:rsidRPr="00C06B81" w:rsidRDefault="00203514"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Optionality</w:t>
            </w:r>
          </w:p>
        </w:tc>
      </w:tr>
      <w:tr w:rsidR="00F6420D" w:rsidRPr="00C06B81" w14:paraId="4F54D9D9" w14:textId="77777777" w:rsidTr="00F45721">
        <w:trPr>
          <w:trHeight w:val="431"/>
        </w:trPr>
        <w:tc>
          <w:tcPr>
            <w:tcW w:w="136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23FB891" w14:textId="4FDCB97D" w:rsidR="00F6420D" w:rsidRPr="00C06B81" w:rsidRDefault="00F6420D" w:rsidP="00F6420D">
            <w:pPr>
              <w:rPr>
                <w:rFonts w:ascii="Times New Roman" w:eastAsia="Times New Roman" w:hAnsi="Times New Roman" w:cs="Times New Roman"/>
              </w:rPr>
            </w:pPr>
            <w:r w:rsidRPr="00C06B81">
              <w:rPr>
                <w:rFonts w:ascii="Times New Roman" w:eastAsia="Times New Roman" w:hAnsi="Times New Roman" w:cs="Times New Roman"/>
              </w:rPr>
              <w:t>Organization</w:t>
            </w:r>
          </w:p>
        </w:tc>
        <w:tc>
          <w:tcPr>
            <w:tcW w:w="657" w:type="pct"/>
            <w:tcBorders>
              <w:top w:val="single" w:sz="6" w:space="0" w:color="C1C7D0"/>
              <w:left w:val="single" w:sz="6" w:space="0" w:color="C1C7D0"/>
              <w:bottom w:val="single" w:sz="6" w:space="0" w:color="C1C7D0"/>
              <w:right w:val="single" w:sz="6" w:space="0" w:color="C1C7D0"/>
            </w:tcBorders>
          </w:tcPr>
          <w:p w14:paraId="7198840A" w14:textId="61C4BE42" w:rsidR="00F6420D" w:rsidRPr="00C06B81" w:rsidRDefault="00F6420D" w:rsidP="00F6420D">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998"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30E6D05" w14:textId="77777777" w:rsidR="00F6420D" w:rsidRPr="00C06B81" w:rsidRDefault="00F6420D" w:rsidP="00F6420D">
            <w:pPr>
              <w:rPr>
                <w:rFonts w:ascii="Times New Roman" w:eastAsia="Times New Roman" w:hAnsi="Times New Roman" w:cs="Times New Roman"/>
              </w:rPr>
            </w:pPr>
          </w:p>
        </w:tc>
        <w:tc>
          <w:tcPr>
            <w:tcW w:w="98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B79162E" w14:textId="53C3DF9D" w:rsidR="00F6420D" w:rsidRPr="00C06B81" w:rsidRDefault="00F6420D" w:rsidP="00F6420D">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F6420D" w:rsidRPr="00C06B81" w14:paraId="74199F05" w14:textId="77777777" w:rsidTr="00F45721">
        <w:trPr>
          <w:trHeight w:val="417"/>
        </w:trPr>
        <w:tc>
          <w:tcPr>
            <w:tcW w:w="136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4E0BAAF" w14:textId="1C666A9F" w:rsidR="00F6420D" w:rsidRPr="00C06B81" w:rsidRDefault="00F6420D" w:rsidP="00F6420D">
            <w:pPr>
              <w:rPr>
                <w:rFonts w:ascii="Times New Roman" w:eastAsia="Times New Roman" w:hAnsi="Times New Roman" w:cs="Times New Roman"/>
              </w:rPr>
            </w:pPr>
            <w:r w:rsidRPr="00C06B81">
              <w:rPr>
                <w:rFonts w:ascii="Times New Roman" w:eastAsia="Times New Roman" w:hAnsi="Times New Roman" w:cs="Times New Roman"/>
              </w:rPr>
              <w:t>Prefix</w:t>
            </w:r>
          </w:p>
        </w:tc>
        <w:tc>
          <w:tcPr>
            <w:tcW w:w="657" w:type="pct"/>
            <w:tcBorders>
              <w:top w:val="single" w:sz="6" w:space="0" w:color="C1C7D0"/>
              <w:left w:val="single" w:sz="6" w:space="0" w:color="C1C7D0"/>
              <w:bottom w:val="single" w:sz="6" w:space="0" w:color="C1C7D0"/>
              <w:right w:val="single" w:sz="6" w:space="0" w:color="C1C7D0"/>
            </w:tcBorders>
          </w:tcPr>
          <w:p w14:paraId="1C66B454" w14:textId="20150E69" w:rsidR="00F6420D" w:rsidRPr="00C06B81" w:rsidRDefault="00F6420D" w:rsidP="00F6420D">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998"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B20AB72" w14:textId="77777777" w:rsidR="00F6420D" w:rsidRPr="00C06B81" w:rsidRDefault="00F6420D" w:rsidP="00F6420D">
            <w:pPr>
              <w:rPr>
                <w:rFonts w:ascii="Times New Roman" w:eastAsia="Times New Roman" w:hAnsi="Times New Roman" w:cs="Times New Roman"/>
              </w:rPr>
            </w:pPr>
          </w:p>
        </w:tc>
        <w:tc>
          <w:tcPr>
            <w:tcW w:w="98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F5DFF58" w14:textId="62D691E8" w:rsidR="00F6420D" w:rsidRPr="00C06B81" w:rsidRDefault="00F6420D" w:rsidP="00F6420D">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F6420D" w:rsidRPr="00C06B81" w14:paraId="34D37E56" w14:textId="77777777" w:rsidTr="00F45721">
        <w:trPr>
          <w:trHeight w:val="431"/>
        </w:trPr>
        <w:tc>
          <w:tcPr>
            <w:tcW w:w="136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5F66AAC" w14:textId="5CA86139" w:rsidR="00F6420D" w:rsidRPr="00C06B81" w:rsidRDefault="00F6420D" w:rsidP="00F6420D">
            <w:pPr>
              <w:rPr>
                <w:rFonts w:ascii="Times New Roman" w:eastAsia="Times New Roman" w:hAnsi="Times New Roman" w:cs="Times New Roman"/>
              </w:rPr>
            </w:pPr>
            <w:r w:rsidRPr="00C06B81">
              <w:rPr>
                <w:rFonts w:ascii="Times New Roman" w:eastAsia="Times New Roman" w:hAnsi="Times New Roman" w:cs="Times New Roman"/>
              </w:rPr>
              <w:t>FirstName</w:t>
            </w:r>
          </w:p>
        </w:tc>
        <w:tc>
          <w:tcPr>
            <w:tcW w:w="657" w:type="pct"/>
            <w:tcBorders>
              <w:top w:val="single" w:sz="6" w:space="0" w:color="C1C7D0"/>
              <w:left w:val="single" w:sz="6" w:space="0" w:color="C1C7D0"/>
              <w:bottom w:val="single" w:sz="6" w:space="0" w:color="C1C7D0"/>
              <w:right w:val="single" w:sz="6" w:space="0" w:color="C1C7D0"/>
            </w:tcBorders>
          </w:tcPr>
          <w:p w14:paraId="2966F2AC" w14:textId="42A6AFC8" w:rsidR="00F6420D" w:rsidRPr="00C06B81" w:rsidRDefault="00F6420D" w:rsidP="00F6420D">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998"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D786E13" w14:textId="77777777" w:rsidR="00F6420D" w:rsidRPr="00C06B81" w:rsidRDefault="00F6420D" w:rsidP="00F6420D">
            <w:pPr>
              <w:rPr>
                <w:rFonts w:ascii="Times New Roman" w:eastAsia="Times New Roman" w:hAnsi="Times New Roman" w:cs="Times New Roman"/>
              </w:rPr>
            </w:pPr>
          </w:p>
        </w:tc>
        <w:tc>
          <w:tcPr>
            <w:tcW w:w="98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023B495" w14:textId="0FB270F6" w:rsidR="00F6420D" w:rsidRPr="00C06B81" w:rsidRDefault="00F6420D" w:rsidP="00F6420D">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F6420D" w:rsidRPr="00C06B81" w14:paraId="52953ADC" w14:textId="77777777" w:rsidTr="00F45721">
        <w:trPr>
          <w:trHeight w:val="431"/>
        </w:trPr>
        <w:tc>
          <w:tcPr>
            <w:tcW w:w="136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CC74E4F" w14:textId="4BA45705" w:rsidR="00F6420D" w:rsidRPr="00C06B81" w:rsidRDefault="00F6420D" w:rsidP="00F6420D">
            <w:pPr>
              <w:rPr>
                <w:rFonts w:ascii="Times New Roman" w:eastAsia="Times New Roman" w:hAnsi="Times New Roman" w:cs="Times New Roman"/>
              </w:rPr>
            </w:pPr>
            <w:r w:rsidRPr="00C06B81">
              <w:rPr>
                <w:rFonts w:ascii="Times New Roman" w:eastAsia="Times New Roman" w:hAnsi="Times New Roman" w:cs="Times New Roman"/>
              </w:rPr>
              <w:t>MiddleName</w:t>
            </w:r>
          </w:p>
        </w:tc>
        <w:tc>
          <w:tcPr>
            <w:tcW w:w="657" w:type="pct"/>
            <w:tcBorders>
              <w:top w:val="single" w:sz="6" w:space="0" w:color="C1C7D0"/>
              <w:left w:val="single" w:sz="6" w:space="0" w:color="C1C7D0"/>
              <w:bottom w:val="single" w:sz="6" w:space="0" w:color="C1C7D0"/>
              <w:right w:val="single" w:sz="6" w:space="0" w:color="C1C7D0"/>
            </w:tcBorders>
          </w:tcPr>
          <w:p w14:paraId="5513E86B" w14:textId="7AAB49DB" w:rsidR="00F6420D" w:rsidRPr="00C06B81" w:rsidRDefault="00F6420D" w:rsidP="00F6420D">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998"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7C821CA" w14:textId="77777777" w:rsidR="00F6420D" w:rsidRPr="00C06B81" w:rsidRDefault="00F6420D" w:rsidP="00F6420D">
            <w:pPr>
              <w:rPr>
                <w:rFonts w:ascii="Times New Roman" w:eastAsia="Times New Roman" w:hAnsi="Times New Roman" w:cs="Times New Roman"/>
              </w:rPr>
            </w:pPr>
          </w:p>
        </w:tc>
        <w:tc>
          <w:tcPr>
            <w:tcW w:w="98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3C5492E" w14:textId="183D5E1B" w:rsidR="00F6420D" w:rsidRPr="00C06B81" w:rsidRDefault="00F6420D" w:rsidP="00F6420D">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F6420D" w:rsidRPr="00C06B81" w14:paraId="1022EDC5" w14:textId="77777777" w:rsidTr="00F45721">
        <w:trPr>
          <w:trHeight w:val="431"/>
        </w:trPr>
        <w:tc>
          <w:tcPr>
            <w:tcW w:w="136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999891F" w14:textId="054FFBEB" w:rsidR="00F6420D" w:rsidRPr="00C06B81" w:rsidRDefault="00F6420D" w:rsidP="00F6420D">
            <w:pPr>
              <w:rPr>
                <w:rFonts w:ascii="Times New Roman" w:eastAsia="Times New Roman" w:hAnsi="Times New Roman" w:cs="Times New Roman"/>
              </w:rPr>
            </w:pPr>
            <w:r w:rsidRPr="00C06B81">
              <w:rPr>
                <w:rFonts w:ascii="Times New Roman" w:eastAsia="Times New Roman" w:hAnsi="Times New Roman" w:cs="Times New Roman"/>
              </w:rPr>
              <w:t>LastName</w:t>
            </w:r>
          </w:p>
        </w:tc>
        <w:tc>
          <w:tcPr>
            <w:tcW w:w="657" w:type="pct"/>
            <w:tcBorders>
              <w:top w:val="single" w:sz="6" w:space="0" w:color="C1C7D0"/>
              <w:left w:val="single" w:sz="6" w:space="0" w:color="C1C7D0"/>
              <w:bottom w:val="single" w:sz="6" w:space="0" w:color="C1C7D0"/>
              <w:right w:val="single" w:sz="6" w:space="0" w:color="C1C7D0"/>
            </w:tcBorders>
          </w:tcPr>
          <w:p w14:paraId="322E1FC3" w14:textId="68800C22" w:rsidR="00F6420D" w:rsidRPr="00C06B81" w:rsidRDefault="00F6420D" w:rsidP="00F6420D">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998"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E8549D7" w14:textId="77777777" w:rsidR="00F6420D" w:rsidRPr="00C06B81" w:rsidRDefault="00F6420D" w:rsidP="00F6420D">
            <w:pPr>
              <w:rPr>
                <w:rFonts w:ascii="Times New Roman" w:eastAsia="Times New Roman" w:hAnsi="Times New Roman" w:cs="Times New Roman"/>
              </w:rPr>
            </w:pPr>
          </w:p>
        </w:tc>
        <w:tc>
          <w:tcPr>
            <w:tcW w:w="98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A6E9A51" w14:textId="135E632C" w:rsidR="00F6420D" w:rsidRPr="00C06B81" w:rsidRDefault="00F6420D" w:rsidP="00F6420D">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F6420D" w:rsidRPr="00C06B81" w14:paraId="688D5E52" w14:textId="77777777" w:rsidTr="00F45721">
        <w:trPr>
          <w:trHeight w:val="431"/>
        </w:trPr>
        <w:tc>
          <w:tcPr>
            <w:tcW w:w="136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A6CB7E0" w14:textId="270F5B43" w:rsidR="00F6420D" w:rsidRPr="00C06B81" w:rsidRDefault="00F6420D" w:rsidP="00F6420D">
            <w:pPr>
              <w:rPr>
                <w:rFonts w:ascii="Times New Roman" w:eastAsia="Times New Roman" w:hAnsi="Times New Roman" w:cs="Times New Roman"/>
              </w:rPr>
            </w:pPr>
            <w:r w:rsidRPr="00C06B81">
              <w:rPr>
                <w:rFonts w:ascii="Times New Roman" w:eastAsia="Times New Roman" w:hAnsi="Times New Roman" w:cs="Times New Roman"/>
              </w:rPr>
              <w:t>Suffix</w:t>
            </w:r>
          </w:p>
        </w:tc>
        <w:tc>
          <w:tcPr>
            <w:tcW w:w="657" w:type="pct"/>
            <w:tcBorders>
              <w:top w:val="single" w:sz="6" w:space="0" w:color="C1C7D0"/>
              <w:left w:val="single" w:sz="6" w:space="0" w:color="C1C7D0"/>
              <w:bottom w:val="single" w:sz="6" w:space="0" w:color="C1C7D0"/>
              <w:right w:val="single" w:sz="6" w:space="0" w:color="C1C7D0"/>
            </w:tcBorders>
          </w:tcPr>
          <w:p w14:paraId="57D6C70B" w14:textId="132CEFBC" w:rsidR="00F6420D" w:rsidRPr="00C06B81" w:rsidRDefault="00F6420D" w:rsidP="00F6420D">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998"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59ED373" w14:textId="77777777" w:rsidR="00F6420D" w:rsidRPr="00C06B81" w:rsidRDefault="00F6420D" w:rsidP="00F6420D">
            <w:pPr>
              <w:rPr>
                <w:rFonts w:ascii="Times New Roman" w:eastAsia="Times New Roman" w:hAnsi="Times New Roman" w:cs="Times New Roman"/>
              </w:rPr>
            </w:pPr>
          </w:p>
        </w:tc>
        <w:tc>
          <w:tcPr>
            <w:tcW w:w="98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922D68B" w14:textId="3DF5C355" w:rsidR="00F6420D" w:rsidRPr="00C06B81" w:rsidRDefault="00F6420D" w:rsidP="00F6420D">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F6420D" w:rsidRPr="00C06B81" w14:paraId="3A53BE1D" w14:textId="77777777" w:rsidTr="00F45721">
        <w:trPr>
          <w:trHeight w:val="431"/>
        </w:trPr>
        <w:tc>
          <w:tcPr>
            <w:tcW w:w="136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0A28AA6" w14:textId="77777777" w:rsidR="00F6420D" w:rsidRPr="00C06B81" w:rsidRDefault="00F6420D" w:rsidP="00F6420D">
            <w:pPr>
              <w:rPr>
                <w:rFonts w:ascii="Times New Roman" w:eastAsia="Times New Roman" w:hAnsi="Times New Roman" w:cs="Times New Roman"/>
              </w:rPr>
            </w:pPr>
            <w:r w:rsidRPr="00C06B81">
              <w:rPr>
                <w:rFonts w:ascii="Times New Roman" w:eastAsia="Times New Roman" w:hAnsi="Times New Roman" w:cs="Times New Roman"/>
              </w:rPr>
              <w:t>Phone</w:t>
            </w:r>
          </w:p>
        </w:tc>
        <w:tc>
          <w:tcPr>
            <w:tcW w:w="657" w:type="pct"/>
            <w:tcBorders>
              <w:top w:val="single" w:sz="6" w:space="0" w:color="C1C7D0"/>
              <w:left w:val="single" w:sz="6" w:space="0" w:color="C1C7D0"/>
              <w:bottom w:val="single" w:sz="6" w:space="0" w:color="C1C7D0"/>
              <w:right w:val="single" w:sz="6" w:space="0" w:color="C1C7D0"/>
            </w:tcBorders>
          </w:tcPr>
          <w:p w14:paraId="66ADE13D" w14:textId="77777777" w:rsidR="00F6420D" w:rsidRPr="00C06B81" w:rsidRDefault="00F6420D" w:rsidP="00F6420D">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998"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7A6C052" w14:textId="290EDA55" w:rsidR="00F6420D" w:rsidRPr="00C06B81" w:rsidRDefault="00F6420D" w:rsidP="00F6420D">
            <w:pPr>
              <w:rPr>
                <w:rFonts w:ascii="Times New Roman" w:eastAsia="Times New Roman" w:hAnsi="Times New Roman" w:cs="Times New Roman"/>
              </w:rPr>
            </w:pPr>
            <w:r>
              <w:rPr>
                <w:rFonts w:ascii="Times New Roman" w:eastAsia="Times New Roman" w:hAnsi="Times New Roman" w:cs="Times New Roman"/>
              </w:rPr>
              <w:t>Regex Pattern</w:t>
            </w:r>
            <w:r>
              <w:rPr>
                <w:rFonts w:ascii="Times New Roman" w:eastAsia="Times New Roman" w:hAnsi="Times New Roman" w:cs="Times New Roman"/>
              </w:rPr>
              <w:br/>
            </w:r>
            <w:r w:rsidRPr="006D15CA">
              <w:rPr>
                <w:rFonts w:ascii="Times New Roman" w:eastAsia="Times New Roman" w:hAnsi="Times New Roman" w:cs="Times New Roman"/>
              </w:rPr>
              <w:t>^\(?([2-9][0-8][0-9])\)?[-. ]?([2-9][0-9]{2})[-. ]?([0-9]{4})$</w:t>
            </w:r>
          </w:p>
        </w:tc>
        <w:tc>
          <w:tcPr>
            <w:tcW w:w="98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32CD77E" w14:textId="354BF778" w:rsidR="00F6420D" w:rsidRPr="00C06B81" w:rsidRDefault="00F6420D" w:rsidP="00F6420D">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B050C7" w:rsidRPr="00C06B81" w14:paraId="37884C89" w14:textId="77777777" w:rsidTr="00F45721">
        <w:trPr>
          <w:trHeight w:val="431"/>
        </w:trPr>
        <w:tc>
          <w:tcPr>
            <w:tcW w:w="136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FCF8D70" w14:textId="2502E574" w:rsidR="00B050C7" w:rsidRPr="00C06B81" w:rsidRDefault="00B050C7" w:rsidP="00B050C7">
            <w:pPr>
              <w:rPr>
                <w:rFonts w:ascii="Times New Roman" w:eastAsia="Times New Roman" w:hAnsi="Times New Roman" w:cs="Times New Roman"/>
              </w:rPr>
            </w:pPr>
            <w:r w:rsidRPr="00E870B7">
              <w:rPr>
                <w:rFonts w:ascii="Times New Roman" w:eastAsia="Times New Roman" w:hAnsi="Times New Roman" w:cs="Times New Roman"/>
              </w:rPr>
              <w:t>EmailAddress</w:t>
            </w:r>
          </w:p>
        </w:tc>
        <w:tc>
          <w:tcPr>
            <w:tcW w:w="657" w:type="pct"/>
            <w:tcBorders>
              <w:top w:val="single" w:sz="6" w:space="0" w:color="C1C7D0"/>
              <w:left w:val="single" w:sz="6" w:space="0" w:color="C1C7D0"/>
              <w:bottom w:val="single" w:sz="6" w:space="0" w:color="C1C7D0"/>
              <w:right w:val="single" w:sz="6" w:space="0" w:color="C1C7D0"/>
            </w:tcBorders>
          </w:tcPr>
          <w:p w14:paraId="2871BDB5" w14:textId="7B2956CC" w:rsidR="00B050C7" w:rsidRPr="00C06B81" w:rsidRDefault="00B050C7" w:rsidP="00B050C7">
            <w:pPr>
              <w:rPr>
                <w:rFonts w:ascii="Times New Roman" w:eastAsia="Times New Roman" w:hAnsi="Times New Roman" w:cs="Times New Roman"/>
              </w:rPr>
            </w:pPr>
            <w:r w:rsidRPr="00E870B7">
              <w:rPr>
                <w:rFonts w:ascii="Times New Roman" w:eastAsia="Times New Roman" w:hAnsi="Times New Roman" w:cs="Times New Roman"/>
              </w:rPr>
              <w:t>String</w:t>
            </w:r>
          </w:p>
        </w:tc>
        <w:tc>
          <w:tcPr>
            <w:tcW w:w="1998"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E878F30" w14:textId="7BF3D122" w:rsidR="00B050C7" w:rsidRDefault="00B050C7" w:rsidP="00B050C7">
            <w:pPr>
              <w:rPr>
                <w:rFonts w:ascii="Times New Roman" w:eastAsia="Times New Roman" w:hAnsi="Times New Roman" w:cs="Times New Roman"/>
              </w:rPr>
            </w:pPr>
            <w:r w:rsidRPr="00E870B7">
              <w:rPr>
                <w:rFonts w:ascii="Times New Roman" w:eastAsia="Times New Roman" w:hAnsi="Times New Roman" w:cs="Times New Roman"/>
              </w:rPr>
              <w:t>Not for ReturnInfo</w:t>
            </w:r>
          </w:p>
        </w:tc>
        <w:tc>
          <w:tcPr>
            <w:tcW w:w="98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18CF463" w14:textId="53AAFD76" w:rsidR="00B050C7" w:rsidRPr="00C06B81" w:rsidRDefault="00B050C7" w:rsidP="00B050C7">
            <w:pPr>
              <w:rPr>
                <w:rFonts w:ascii="Times New Roman" w:eastAsia="Times New Roman" w:hAnsi="Times New Roman" w:cs="Times New Roman"/>
              </w:rPr>
            </w:pPr>
            <w:r w:rsidRPr="00C06B81">
              <w:rPr>
                <w:rFonts w:ascii="Times New Roman" w:eastAsia="Times New Roman" w:hAnsi="Times New Roman" w:cs="Times New Roman"/>
              </w:rPr>
              <w:t>Optional</w:t>
            </w:r>
          </w:p>
        </w:tc>
      </w:tr>
    </w:tbl>
    <w:p w14:paraId="0B4E2CD9" w14:textId="77777777" w:rsidR="00DA436C" w:rsidRDefault="00DA436C" w:rsidP="00DE6F02">
      <w:pPr>
        <w:rPr>
          <w:rFonts w:ascii="Times New Roman" w:hAnsi="Times New Roman" w:cs="Times New Roman"/>
        </w:rPr>
      </w:pPr>
    </w:p>
    <w:p w14:paraId="7D4B4531" w14:textId="79B0B64A" w:rsidR="00DE6F02" w:rsidRPr="00C06B81" w:rsidRDefault="00DE6F02" w:rsidP="00DE6F02">
      <w:pPr>
        <w:rPr>
          <w:rFonts w:ascii="Times New Roman" w:hAnsi="Times New Roman" w:cs="Times New Roman"/>
        </w:rPr>
      </w:pPr>
      <w:r w:rsidRPr="00C06B81">
        <w:rPr>
          <w:rFonts w:ascii="Times New Roman" w:hAnsi="Times New Roman" w:cs="Times New Roman"/>
        </w:rPr>
        <w:t>DocumentOrPackage</w:t>
      </w:r>
    </w:p>
    <w:tbl>
      <w:tblPr>
        <w:tblW w:w="5000" w:type="pct"/>
        <w:tblCellMar>
          <w:left w:w="0" w:type="dxa"/>
          <w:right w:w="0" w:type="dxa"/>
        </w:tblCellMar>
        <w:tblLook w:val="04A0" w:firstRow="1" w:lastRow="0" w:firstColumn="1" w:lastColumn="0" w:noHBand="0" w:noVBand="1"/>
      </w:tblPr>
      <w:tblGrid>
        <w:gridCol w:w="2543"/>
        <w:gridCol w:w="1230"/>
        <w:gridCol w:w="3599"/>
        <w:gridCol w:w="1972"/>
      </w:tblGrid>
      <w:tr w:rsidR="00DE6F02" w:rsidRPr="00C06B81" w14:paraId="49170213" w14:textId="77777777" w:rsidTr="00F45721">
        <w:trPr>
          <w:trHeight w:val="356"/>
        </w:trPr>
        <w:tc>
          <w:tcPr>
            <w:tcW w:w="1361"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5D437AF3" w14:textId="77777777" w:rsidR="00DE6F02" w:rsidRPr="00C06B81" w:rsidRDefault="00DE6F02"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Parameter</w:t>
            </w:r>
          </w:p>
        </w:tc>
        <w:tc>
          <w:tcPr>
            <w:tcW w:w="658" w:type="pct"/>
            <w:tcBorders>
              <w:top w:val="single" w:sz="6" w:space="0" w:color="C1C7D0"/>
              <w:left w:val="single" w:sz="6" w:space="0" w:color="C1C7D0"/>
              <w:bottom w:val="single" w:sz="6" w:space="0" w:color="C1C7D0"/>
              <w:right w:val="single" w:sz="6" w:space="0" w:color="C1C7D0"/>
            </w:tcBorders>
            <w:shd w:val="clear" w:color="auto" w:fill="F4F5F7"/>
          </w:tcPr>
          <w:p w14:paraId="00D0AC73" w14:textId="77777777" w:rsidR="00DE6F02" w:rsidRPr="00C06B81" w:rsidRDefault="00DE6F02"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Data Type</w:t>
            </w:r>
          </w:p>
        </w:tc>
        <w:tc>
          <w:tcPr>
            <w:tcW w:w="1926"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60746808" w14:textId="77777777" w:rsidR="00DE6F02" w:rsidRPr="00C06B81" w:rsidRDefault="00DE6F02"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Comments</w:t>
            </w:r>
          </w:p>
        </w:tc>
        <w:tc>
          <w:tcPr>
            <w:tcW w:w="1056"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6CC7D3D8" w14:textId="77777777" w:rsidR="00DE6F02" w:rsidRPr="00C06B81" w:rsidRDefault="00DE6F02"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Optionality</w:t>
            </w:r>
          </w:p>
        </w:tc>
      </w:tr>
      <w:tr w:rsidR="00DE6F02" w:rsidRPr="00C06B81" w14:paraId="6A32D119" w14:textId="77777777" w:rsidTr="00F45721">
        <w:trPr>
          <w:trHeight w:val="356"/>
        </w:trPr>
        <w:tc>
          <w:tcPr>
            <w:tcW w:w="1361"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2B76F71" w14:textId="77777777" w:rsidR="00DE6F02" w:rsidRPr="00C06B81" w:rsidRDefault="00DE6F02" w:rsidP="00933907">
            <w:pPr>
              <w:rPr>
                <w:rFonts w:ascii="Times New Roman" w:eastAsia="Times New Roman" w:hAnsi="Times New Roman" w:cs="Times New Roman"/>
              </w:rPr>
            </w:pPr>
            <w:r w:rsidRPr="00C06B81">
              <w:rPr>
                <w:rFonts w:ascii="Times New Roman" w:eastAsia="Times New Roman" w:hAnsi="Times New Roman" w:cs="Times New Roman"/>
              </w:rPr>
              <w:t>Name</w:t>
            </w:r>
          </w:p>
        </w:tc>
        <w:tc>
          <w:tcPr>
            <w:tcW w:w="658" w:type="pct"/>
            <w:tcBorders>
              <w:top w:val="single" w:sz="6" w:space="0" w:color="C1C7D0"/>
              <w:left w:val="single" w:sz="6" w:space="0" w:color="C1C7D0"/>
              <w:bottom w:val="single" w:sz="6" w:space="0" w:color="C1C7D0"/>
              <w:right w:val="single" w:sz="6" w:space="0" w:color="C1C7D0"/>
            </w:tcBorders>
          </w:tcPr>
          <w:p w14:paraId="223B020B" w14:textId="77777777" w:rsidR="00DE6F02" w:rsidRPr="00C06B81" w:rsidRDefault="00DE6F02" w:rsidP="00933907">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926"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CCA181E" w14:textId="77777777" w:rsidR="00DE6F02" w:rsidRPr="00C06B81" w:rsidRDefault="00DE6F02" w:rsidP="00933907">
            <w:pPr>
              <w:rPr>
                <w:rFonts w:ascii="Times New Roman" w:eastAsia="Times New Roman" w:hAnsi="Times New Roman" w:cs="Times New Roman"/>
              </w:rPr>
            </w:pPr>
          </w:p>
        </w:tc>
        <w:tc>
          <w:tcPr>
            <w:tcW w:w="1056"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00C129D" w14:textId="5A89015C" w:rsidR="00DE6F02" w:rsidRPr="00C06B81" w:rsidRDefault="00EA7953" w:rsidP="00933907">
            <w:pPr>
              <w:rPr>
                <w:rFonts w:ascii="Times New Roman" w:eastAsia="Times New Roman" w:hAnsi="Times New Roman" w:cs="Times New Roman"/>
              </w:rPr>
            </w:pPr>
            <w:r>
              <w:rPr>
                <w:rFonts w:ascii="Times New Roman" w:eastAsia="Times New Roman" w:hAnsi="Times New Roman" w:cs="Times New Roman"/>
              </w:rPr>
              <w:t>Optional</w:t>
            </w:r>
          </w:p>
        </w:tc>
      </w:tr>
    </w:tbl>
    <w:p w14:paraId="797D76CC" w14:textId="77777777" w:rsidR="00DE6F02" w:rsidRPr="00C06B81" w:rsidRDefault="00DE6F02" w:rsidP="007418F3">
      <w:pPr>
        <w:rPr>
          <w:rFonts w:ascii="Times New Roman" w:hAnsi="Times New Roman" w:cs="Times New Roman"/>
        </w:rPr>
      </w:pPr>
    </w:p>
    <w:p w14:paraId="3ABC5620" w14:textId="77777777" w:rsidR="007418F3" w:rsidRPr="00C06B81" w:rsidRDefault="007418F3" w:rsidP="007418F3">
      <w:pPr>
        <w:rPr>
          <w:rFonts w:ascii="Times New Roman" w:hAnsi="Times New Roman" w:cs="Times New Roman"/>
        </w:rPr>
      </w:pPr>
      <w:r w:rsidRPr="00C06B81">
        <w:rPr>
          <w:rFonts w:ascii="Times New Roman" w:hAnsi="Times New Roman" w:cs="Times New Roman"/>
        </w:rPr>
        <w:t>Address</w:t>
      </w:r>
    </w:p>
    <w:tbl>
      <w:tblPr>
        <w:tblW w:w="5000" w:type="pct"/>
        <w:tblCellMar>
          <w:left w:w="0" w:type="dxa"/>
          <w:right w:w="0" w:type="dxa"/>
        </w:tblCellMar>
        <w:tblLook w:val="04A0" w:firstRow="1" w:lastRow="0" w:firstColumn="1" w:lastColumn="0" w:noHBand="0" w:noVBand="1"/>
      </w:tblPr>
      <w:tblGrid>
        <w:gridCol w:w="2683"/>
        <w:gridCol w:w="1355"/>
        <w:gridCol w:w="3506"/>
        <w:gridCol w:w="1800"/>
      </w:tblGrid>
      <w:tr w:rsidR="00BE3A4C" w:rsidRPr="00C06B81" w14:paraId="01639F4D" w14:textId="77777777" w:rsidTr="00A71229">
        <w:tc>
          <w:tcPr>
            <w:tcW w:w="1436"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6640ED81" w14:textId="77777777" w:rsidR="007418F3" w:rsidRPr="00C06B81" w:rsidRDefault="007418F3"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lastRenderedPageBreak/>
              <w:t>Parameter</w:t>
            </w:r>
          </w:p>
        </w:tc>
        <w:tc>
          <w:tcPr>
            <w:tcW w:w="725" w:type="pct"/>
            <w:tcBorders>
              <w:top w:val="single" w:sz="6" w:space="0" w:color="C1C7D0"/>
              <w:left w:val="single" w:sz="6" w:space="0" w:color="C1C7D0"/>
              <w:bottom w:val="single" w:sz="6" w:space="0" w:color="C1C7D0"/>
              <w:right w:val="single" w:sz="6" w:space="0" w:color="C1C7D0"/>
            </w:tcBorders>
            <w:shd w:val="clear" w:color="auto" w:fill="F4F5F7"/>
          </w:tcPr>
          <w:p w14:paraId="63E44C92" w14:textId="77777777" w:rsidR="007418F3" w:rsidRPr="00C06B81" w:rsidRDefault="007418F3"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Data Type</w:t>
            </w:r>
          </w:p>
        </w:tc>
        <w:tc>
          <w:tcPr>
            <w:tcW w:w="1876"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485A6DA8" w14:textId="21F15B80" w:rsidR="007418F3" w:rsidRPr="00C06B81" w:rsidRDefault="00203514"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Implementation Notes</w:t>
            </w:r>
          </w:p>
        </w:tc>
        <w:tc>
          <w:tcPr>
            <w:tcW w:w="964" w:type="pct"/>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502DA018" w14:textId="77777777" w:rsidR="007418F3" w:rsidRPr="00C06B81" w:rsidRDefault="007418F3" w:rsidP="00933907">
            <w:pPr>
              <w:rPr>
                <w:rFonts w:ascii="Times New Roman" w:eastAsia="Times New Roman" w:hAnsi="Times New Roman" w:cs="Times New Roman"/>
                <w:b/>
                <w:bCs/>
                <w:color w:val="172B4D"/>
              </w:rPr>
            </w:pPr>
            <w:r w:rsidRPr="00C06B81">
              <w:rPr>
                <w:rFonts w:ascii="Times New Roman" w:eastAsia="Times New Roman" w:hAnsi="Times New Roman" w:cs="Times New Roman"/>
                <w:b/>
                <w:bCs/>
                <w:color w:val="172B4D"/>
              </w:rPr>
              <w:t>Optionality</w:t>
            </w:r>
          </w:p>
        </w:tc>
      </w:tr>
      <w:tr w:rsidR="00BE3A4C" w:rsidRPr="00C06B81" w14:paraId="2E5B5EC2" w14:textId="77777777" w:rsidTr="00A71229">
        <w:tc>
          <w:tcPr>
            <w:tcW w:w="1436"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5E2F3A2"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OptionalLine1AboveStreet</w:t>
            </w:r>
          </w:p>
        </w:tc>
        <w:tc>
          <w:tcPr>
            <w:tcW w:w="725" w:type="pct"/>
            <w:tcBorders>
              <w:top w:val="single" w:sz="6" w:space="0" w:color="C1C7D0"/>
              <w:left w:val="single" w:sz="6" w:space="0" w:color="C1C7D0"/>
              <w:bottom w:val="single" w:sz="6" w:space="0" w:color="C1C7D0"/>
              <w:right w:val="single" w:sz="6" w:space="0" w:color="C1C7D0"/>
            </w:tcBorders>
          </w:tcPr>
          <w:p w14:paraId="4EA98391"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876"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8291E54" w14:textId="77777777" w:rsidR="007418F3" w:rsidRPr="00C06B81" w:rsidRDefault="007418F3" w:rsidP="00933907">
            <w:pPr>
              <w:rPr>
                <w:rFonts w:ascii="Times New Roman" w:eastAsia="Times New Roman" w:hAnsi="Times New Roman" w:cs="Times New Roman"/>
              </w:rPr>
            </w:pPr>
          </w:p>
        </w:tc>
        <w:tc>
          <w:tcPr>
            <w:tcW w:w="96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C7D4F63" w14:textId="27225402" w:rsidR="007418F3" w:rsidRPr="00C06B81" w:rsidRDefault="00BE3A4C" w:rsidP="00933907">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BE3A4C" w:rsidRPr="00C06B81" w14:paraId="186A1111" w14:textId="77777777" w:rsidTr="00A71229">
        <w:tc>
          <w:tcPr>
            <w:tcW w:w="1436"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24F117F"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OptionalLine2AboveStreet</w:t>
            </w:r>
          </w:p>
        </w:tc>
        <w:tc>
          <w:tcPr>
            <w:tcW w:w="725" w:type="pct"/>
            <w:tcBorders>
              <w:top w:val="single" w:sz="6" w:space="0" w:color="C1C7D0"/>
              <w:left w:val="single" w:sz="6" w:space="0" w:color="C1C7D0"/>
              <w:bottom w:val="single" w:sz="6" w:space="0" w:color="C1C7D0"/>
              <w:right w:val="single" w:sz="6" w:space="0" w:color="C1C7D0"/>
            </w:tcBorders>
          </w:tcPr>
          <w:p w14:paraId="2E5EE086"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876"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8D82EAE" w14:textId="77777777" w:rsidR="007418F3" w:rsidRPr="00C06B81" w:rsidRDefault="007418F3" w:rsidP="00933907">
            <w:pPr>
              <w:rPr>
                <w:rFonts w:ascii="Times New Roman" w:eastAsia="Times New Roman" w:hAnsi="Times New Roman" w:cs="Times New Roman"/>
              </w:rPr>
            </w:pPr>
          </w:p>
        </w:tc>
        <w:tc>
          <w:tcPr>
            <w:tcW w:w="96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88383F4" w14:textId="1B5DE9B6" w:rsidR="007418F3" w:rsidRPr="00C06B81" w:rsidRDefault="00BE3A4C" w:rsidP="00933907">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BE3A4C" w:rsidRPr="00C06B81" w14:paraId="6046046A" w14:textId="77777777" w:rsidTr="00A71229">
        <w:tc>
          <w:tcPr>
            <w:tcW w:w="1436"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81D8275"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Street</w:t>
            </w:r>
          </w:p>
        </w:tc>
        <w:tc>
          <w:tcPr>
            <w:tcW w:w="725" w:type="pct"/>
            <w:tcBorders>
              <w:top w:val="single" w:sz="6" w:space="0" w:color="C1C7D0"/>
              <w:left w:val="single" w:sz="6" w:space="0" w:color="C1C7D0"/>
              <w:bottom w:val="single" w:sz="6" w:space="0" w:color="C1C7D0"/>
              <w:right w:val="single" w:sz="6" w:space="0" w:color="C1C7D0"/>
            </w:tcBorders>
          </w:tcPr>
          <w:p w14:paraId="5F228EB4"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876"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4BC9852D" w14:textId="77777777" w:rsidR="007418F3" w:rsidRPr="00C06B81" w:rsidRDefault="007418F3" w:rsidP="00933907">
            <w:pPr>
              <w:rPr>
                <w:rFonts w:ascii="Times New Roman" w:eastAsia="Times New Roman" w:hAnsi="Times New Roman" w:cs="Times New Roman"/>
              </w:rPr>
            </w:pPr>
          </w:p>
        </w:tc>
        <w:tc>
          <w:tcPr>
            <w:tcW w:w="96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D06FDDF" w14:textId="4992FA30" w:rsidR="007418F3" w:rsidRPr="00C06B81" w:rsidRDefault="00FC534B" w:rsidP="00933907">
            <w:pPr>
              <w:rPr>
                <w:rFonts w:ascii="Times New Roman" w:eastAsia="Times New Roman" w:hAnsi="Times New Roman" w:cs="Times New Roman"/>
              </w:rPr>
            </w:pPr>
            <w:r>
              <w:rPr>
                <w:rFonts w:ascii="Times New Roman" w:eastAsia="Times New Roman" w:hAnsi="Times New Roman" w:cs="Times New Roman"/>
              </w:rPr>
              <w:t>Optional</w:t>
            </w:r>
          </w:p>
        </w:tc>
      </w:tr>
      <w:tr w:rsidR="00BE3A4C" w:rsidRPr="00C06B81" w14:paraId="2748D883" w14:textId="77777777" w:rsidTr="00A71229">
        <w:tc>
          <w:tcPr>
            <w:tcW w:w="1436"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9243D62"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OptionalLine1BelowStreet</w:t>
            </w:r>
          </w:p>
        </w:tc>
        <w:tc>
          <w:tcPr>
            <w:tcW w:w="725" w:type="pct"/>
            <w:tcBorders>
              <w:top w:val="single" w:sz="6" w:space="0" w:color="C1C7D0"/>
              <w:left w:val="single" w:sz="6" w:space="0" w:color="C1C7D0"/>
              <w:bottom w:val="single" w:sz="6" w:space="0" w:color="C1C7D0"/>
              <w:right w:val="single" w:sz="6" w:space="0" w:color="C1C7D0"/>
            </w:tcBorders>
          </w:tcPr>
          <w:p w14:paraId="7E53C17F"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876"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E3330BA" w14:textId="77777777" w:rsidR="007418F3" w:rsidRPr="00C06B81" w:rsidRDefault="007418F3" w:rsidP="00933907">
            <w:pPr>
              <w:rPr>
                <w:rFonts w:ascii="Times New Roman" w:eastAsia="Times New Roman" w:hAnsi="Times New Roman" w:cs="Times New Roman"/>
              </w:rPr>
            </w:pPr>
          </w:p>
        </w:tc>
        <w:tc>
          <w:tcPr>
            <w:tcW w:w="96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CE138B2" w14:textId="26FB7322" w:rsidR="007418F3" w:rsidRPr="00C06B81" w:rsidRDefault="00BE3A4C" w:rsidP="00933907">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BE3A4C" w:rsidRPr="00C06B81" w14:paraId="1BF1C5FE" w14:textId="77777777" w:rsidTr="00A71229">
        <w:tc>
          <w:tcPr>
            <w:tcW w:w="1436"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0A6D6E2"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OptionalLine2BelowStreet</w:t>
            </w:r>
          </w:p>
        </w:tc>
        <w:tc>
          <w:tcPr>
            <w:tcW w:w="725" w:type="pct"/>
            <w:tcBorders>
              <w:top w:val="single" w:sz="6" w:space="0" w:color="C1C7D0"/>
              <w:left w:val="single" w:sz="6" w:space="0" w:color="C1C7D0"/>
              <w:bottom w:val="single" w:sz="6" w:space="0" w:color="C1C7D0"/>
              <w:right w:val="single" w:sz="6" w:space="0" w:color="C1C7D0"/>
            </w:tcBorders>
          </w:tcPr>
          <w:p w14:paraId="0B8E65E9"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876"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0E84BE5" w14:textId="77777777" w:rsidR="007418F3" w:rsidRPr="00C06B81" w:rsidRDefault="007418F3" w:rsidP="00933907">
            <w:pPr>
              <w:rPr>
                <w:rFonts w:ascii="Times New Roman" w:eastAsia="Times New Roman" w:hAnsi="Times New Roman" w:cs="Times New Roman"/>
              </w:rPr>
            </w:pPr>
          </w:p>
        </w:tc>
        <w:tc>
          <w:tcPr>
            <w:tcW w:w="96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AB48F7F" w14:textId="23C5C1E9" w:rsidR="007418F3" w:rsidRPr="00C06B81" w:rsidRDefault="00BE3A4C" w:rsidP="00933907">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BE3A4C" w:rsidRPr="00C06B81" w14:paraId="00AD733E" w14:textId="77777777" w:rsidTr="00A71229">
        <w:tc>
          <w:tcPr>
            <w:tcW w:w="1436"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545665C"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City</w:t>
            </w:r>
          </w:p>
        </w:tc>
        <w:tc>
          <w:tcPr>
            <w:tcW w:w="725" w:type="pct"/>
            <w:tcBorders>
              <w:top w:val="single" w:sz="6" w:space="0" w:color="C1C7D0"/>
              <w:left w:val="single" w:sz="6" w:space="0" w:color="C1C7D0"/>
              <w:bottom w:val="single" w:sz="6" w:space="0" w:color="C1C7D0"/>
              <w:right w:val="single" w:sz="6" w:space="0" w:color="C1C7D0"/>
            </w:tcBorders>
          </w:tcPr>
          <w:p w14:paraId="72749D07"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876"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EB90BED" w14:textId="77777777" w:rsidR="007418F3" w:rsidRPr="00C06B81" w:rsidRDefault="007418F3" w:rsidP="00933907">
            <w:pPr>
              <w:rPr>
                <w:rFonts w:ascii="Times New Roman" w:eastAsia="Times New Roman" w:hAnsi="Times New Roman" w:cs="Times New Roman"/>
              </w:rPr>
            </w:pPr>
          </w:p>
        </w:tc>
        <w:tc>
          <w:tcPr>
            <w:tcW w:w="96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C0B8301" w14:textId="24004A00" w:rsidR="007418F3" w:rsidRPr="00C06B81" w:rsidRDefault="00BE3A4C" w:rsidP="00933907">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BE3A4C" w:rsidRPr="00C06B81" w14:paraId="51EE2B4F" w14:textId="77777777" w:rsidTr="00A71229">
        <w:tc>
          <w:tcPr>
            <w:tcW w:w="1436"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192AB5A4"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State</w:t>
            </w:r>
          </w:p>
        </w:tc>
        <w:tc>
          <w:tcPr>
            <w:tcW w:w="725" w:type="pct"/>
            <w:tcBorders>
              <w:top w:val="single" w:sz="6" w:space="0" w:color="C1C7D0"/>
              <w:left w:val="single" w:sz="6" w:space="0" w:color="C1C7D0"/>
              <w:bottom w:val="single" w:sz="6" w:space="0" w:color="C1C7D0"/>
              <w:right w:val="single" w:sz="6" w:space="0" w:color="C1C7D0"/>
            </w:tcBorders>
          </w:tcPr>
          <w:p w14:paraId="16871D30"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876"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87779CA" w14:textId="77777777" w:rsidR="007418F3" w:rsidRPr="00C06B81" w:rsidRDefault="007418F3" w:rsidP="00933907">
            <w:pPr>
              <w:rPr>
                <w:rFonts w:ascii="Times New Roman" w:eastAsia="Times New Roman" w:hAnsi="Times New Roman" w:cs="Times New Roman"/>
              </w:rPr>
            </w:pPr>
          </w:p>
        </w:tc>
        <w:tc>
          <w:tcPr>
            <w:tcW w:w="96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A88172E" w14:textId="06B386C0" w:rsidR="007418F3" w:rsidRPr="00C06B81" w:rsidRDefault="00BE3A4C" w:rsidP="00933907">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BE3A4C" w:rsidRPr="00C06B81" w14:paraId="430F195E" w14:textId="77777777" w:rsidTr="00A71229">
        <w:tc>
          <w:tcPr>
            <w:tcW w:w="1436"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900493F"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Zip</w:t>
            </w:r>
          </w:p>
        </w:tc>
        <w:tc>
          <w:tcPr>
            <w:tcW w:w="725" w:type="pct"/>
            <w:tcBorders>
              <w:top w:val="single" w:sz="6" w:space="0" w:color="C1C7D0"/>
              <w:left w:val="single" w:sz="6" w:space="0" w:color="C1C7D0"/>
              <w:bottom w:val="single" w:sz="6" w:space="0" w:color="C1C7D0"/>
              <w:right w:val="single" w:sz="6" w:space="0" w:color="C1C7D0"/>
            </w:tcBorders>
          </w:tcPr>
          <w:p w14:paraId="5B06BDAB"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876"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CA72369" w14:textId="1CBC0323" w:rsidR="007418F3" w:rsidRPr="00C06B81" w:rsidRDefault="00E66968" w:rsidP="00933907">
            <w:pPr>
              <w:rPr>
                <w:rFonts w:ascii="Times New Roman" w:eastAsia="Times New Roman" w:hAnsi="Times New Roman" w:cs="Times New Roman"/>
              </w:rPr>
            </w:pPr>
            <w:r>
              <w:rPr>
                <w:rFonts w:ascii="Times New Roman" w:eastAsia="Times New Roman" w:hAnsi="Times New Roman" w:cs="Times New Roman"/>
              </w:rPr>
              <w:t>Regex Pattern:</w:t>
            </w:r>
            <w:r>
              <w:rPr>
                <w:rFonts w:ascii="Times New Roman" w:eastAsia="Times New Roman" w:hAnsi="Times New Roman" w:cs="Times New Roman"/>
              </w:rPr>
              <w:br/>
            </w:r>
            <w:r w:rsidRPr="00E66968">
              <w:rPr>
                <w:rFonts w:ascii="Times New Roman" w:eastAsia="Times New Roman" w:hAnsi="Times New Roman" w:cs="Times New Roman"/>
              </w:rPr>
              <w:t>^(?(^00000(|-0000))|\d{5}(?:|[-\s]+\d{4}))$</w:t>
            </w:r>
          </w:p>
        </w:tc>
        <w:tc>
          <w:tcPr>
            <w:tcW w:w="96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23064844" w14:textId="65A308E6" w:rsidR="007418F3" w:rsidRPr="00C06B81" w:rsidRDefault="00BE3A4C" w:rsidP="00933907">
            <w:pPr>
              <w:rPr>
                <w:rFonts w:ascii="Times New Roman" w:eastAsia="Times New Roman" w:hAnsi="Times New Roman" w:cs="Times New Roman"/>
              </w:rPr>
            </w:pPr>
            <w:r w:rsidRPr="00C06B81">
              <w:rPr>
                <w:rFonts w:ascii="Times New Roman" w:eastAsia="Times New Roman" w:hAnsi="Times New Roman" w:cs="Times New Roman"/>
              </w:rPr>
              <w:t>Optional</w:t>
            </w:r>
          </w:p>
        </w:tc>
      </w:tr>
      <w:tr w:rsidR="00BE3A4C" w:rsidRPr="00C06B81" w14:paraId="3ACE0320" w14:textId="77777777" w:rsidTr="00A71229">
        <w:tc>
          <w:tcPr>
            <w:tcW w:w="1436"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54CFB9F"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Country</w:t>
            </w:r>
          </w:p>
        </w:tc>
        <w:tc>
          <w:tcPr>
            <w:tcW w:w="725" w:type="pct"/>
            <w:tcBorders>
              <w:top w:val="single" w:sz="6" w:space="0" w:color="C1C7D0"/>
              <w:left w:val="single" w:sz="6" w:space="0" w:color="C1C7D0"/>
              <w:bottom w:val="single" w:sz="6" w:space="0" w:color="C1C7D0"/>
              <w:right w:val="single" w:sz="6" w:space="0" w:color="C1C7D0"/>
            </w:tcBorders>
          </w:tcPr>
          <w:p w14:paraId="655DDFBF" w14:textId="77777777" w:rsidR="007418F3" w:rsidRPr="00C06B81" w:rsidRDefault="007418F3" w:rsidP="00933907">
            <w:pPr>
              <w:rPr>
                <w:rFonts w:ascii="Times New Roman" w:eastAsia="Times New Roman" w:hAnsi="Times New Roman" w:cs="Times New Roman"/>
              </w:rPr>
            </w:pPr>
            <w:r w:rsidRPr="00C06B81">
              <w:rPr>
                <w:rFonts w:ascii="Times New Roman" w:eastAsia="Times New Roman" w:hAnsi="Times New Roman" w:cs="Times New Roman"/>
              </w:rPr>
              <w:t>String</w:t>
            </w:r>
          </w:p>
        </w:tc>
        <w:tc>
          <w:tcPr>
            <w:tcW w:w="1876"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5D5D8C2F" w14:textId="77777777" w:rsidR="007418F3" w:rsidRPr="00C06B81" w:rsidRDefault="007418F3" w:rsidP="00933907">
            <w:pPr>
              <w:rPr>
                <w:rFonts w:ascii="Times New Roman" w:eastAsia="Times New Roman" w:hAnsi="Times New Roman" w:cs="Times New Roman"/>
              </w:rPr>
            </w:pPr>
          </w:p>
        </w:tc>
        <w:tc>
          <w:tcPr>
            <w:tcW w:w="964" w:type="pct"/>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68D7D332" w14:textId="26608527" w:rsidR="007418F3" w:rsidRPr="00C06B81" w:rsidRDefault="00BE3A4C" w:rsidP="00933907">
            <w:pPr>
              <w:rPr>
                <w:rFonts w:ascii="Times New Roman" w:eastAsia="Times New Roman" w:hAnsi="Times New Roman" w:cs="Times New Roman"/>
              </w:rPr>
            </w:pPr>
            <w:r w:rsidRPr="00C06B81">
              <w:rPr>
                <w:rFonts w:ascii="Times New Roman" w:eastAsia="Times New Roman" w:hAnsi="Times New Roman" w:cs="Times New Roman"/>
              </w:rPr>
              <w:t>Optional</w:t>
            </w:r>
          </w:p>
        </w:tc>
      </w:tr>
    </w:tbl>
    <w:p w14:paraId="4A6AF1B1" w14:textId="77777777" w:rsidR="001F7AC7" w:rsidRDefault="001F7AC7" w:rsidP="00842059">
      <w:pPr>
        <w:pStyle w:val="Heading2"/>
      </w:pPr>
    </w:p>
    <w:p w14:paraId="01B08D11" w14:textId="77777777" w:rsidR="00216695" w:rsidRDefault="00216695">
      <w:pPr>
        <w:rPr>
          <w:rFonts w:ascii="Times New Roman" w:eastAsiaTheme="majorEastAsia" w:hAnsi="Times New Roman" w:cs="Times New Roman"/>
          <w:color w:val="1F3763" w:themeColor="accent1" w:themeShade="7F"/>
          <w:sz w:val="24"/>
          <w:szCs w:val="24"/>
        </w:rPr>
      </w:pPr>
      <w:r>
        <w:rPr>
          <w:rFonts w:ascii="Times New Roman" w:hAnsi="Times New Roman" w:cs="Times New Roman"/>
        </w:rPr>
        <w:br w:type="page"/>
      </w:r>
    </w:p>
    <w:p w14:paraId="55AB81AB" w14:textId="25C982CC" w:rsidR="001F7AC7" w:rsidRPr="00C06B81" w:rsidRDefault="00216695" w:rsidP="00216695">
      <w:pPr>
        <w:pStyle w:val="Heading2"/>
      </w:pPr>
      <w:bookmarkStart w:id="33" w:name="_Toc56634911"/>
      <w:r>
        <w:lastRenderedPageBreak/>
        <w:t xml:space="preserve">CoreLogic - </w:t>
      </w:r>
      <w:r w:rsidR="001F7AC7" w:rsidRPr="00C06B81">
        <w:t>Print &amp; Ship Re</w:t>
      </w:r>
      <w:r w:rsidR="001F7AC7">
        <w:t>sponse</w:t>
      </w:r>
      <w:r>
        <w:t xml:space="preserve"> API</w:t>
      </w:r>
      <w:r w:rsidR="001F7AC7" w:rsidRPr="00C06B81">
        <w:t>:</w:t>
      </w:r>
      <w:bookmarkEnd w:id="33"/>
    </w:p>
    <w:p w14:paraId="2F9A6A25" w14:textId="10061166" w:rsidR="001F7AC7" w:rsidRPr="00C06B81" w:rsidRDefault="001F7AC7" w:rsidP="001F7AC7">
      <w:pPr>
        <w:rPr>
          <w:rFonts w:ascii="Times New Roman" w:hAnsi="Times New Roman" w:cs="Times New Roman"/>
        </w:rPr>
      </w:pPr>
      <w:r w:rsidRPr="00C06B81">
        <w:rPr>
          <w:rFonts w:ascii="Times New Roman" w:hAnsi="Times New Roman" w:cs="Times New Roman"/>
        </w:rPr>
        <w:t xml:space="preserve">Below is the sample </w:t>
      </w:r>
      <w:r>
        <w:rPr>
          <w:rFonts w:ascii="Times New Roman" w:hAnsi="Times New Roman" w:cs="Times New Roman"/>
        </w:rPr>
        <w:t>JSON manifest (document metadata)</w:t>
      </w:r>
      <w:r w:rsidRPr="00C06B81">
        <w:rPr>
          <w:rFonts w:ascii="Times New Roman" w:hAnsi="Times New Roman" w:cs="Times New Roman"/>
        </w:rPr>
        <w:t xml:space="preserve"> that needs to be submitted to CoreLogic </w:t>
      </w:r>
      <w:r>
        <w:rPr>
          <w:rFonts w:ascii="Times New Roman" w:hAnsi="Times New Roman" w:cs="Times New Roman"/>
        </w:rPr>
        <w:t xml:space="preserve">endpoint </w:t>
      </w:r>
      <w:r w:rsidRPr="00C06B81">
        <w:rPr>
          <w:rFonts w:ascii="Times New Roman" w:hAnsi="Times New Roman" w:cs="Times New Roman"/>
        </w:rPr>
        <w:t xml:space="preserve">for print &amp; ship </w:t>
      </w:r>
      <w:r w:rsidR="00C163F6">
        <w:rPr>
          <w:rFonts w:ascii="Times New Roman" w:hAnsi="Times New Roman" w:cs="Times New Roman"/>
        </w:rPr>
        <w:t>response</w:t>
      </w:r>
      <w:r>
        <w:rPr>
          <w:rFonts w:ascii="Times New Roman" w:hAnsi="Times New Roman" w:cs="Times New Roman"/>
        </w:rPr>
        <w:t>.</w:t>
      </w:r>
    </w:p>
    <w:p w14:paraId="51E6CBEE" w14:textId="77777777" w:rsidR="001F7AC7" w:rsidRPr="00C06B81" w:rsidRDefault="001F7AC7" w:rsidP="001F7AC7">
      <w:pPr>
        <w:pStyle w:val="Heading3"/>
        <w:rPr>
          <w:rFonts w:ascii="Times New Roman" w:hAnsi="Times New Roman" w:cs="Times New Roman"/>
        </w:rPr>
      </w:pPr>
      <w:bookmarkStart w:id="34" w:name="_Toc56634912"/>
      <w:r w:rsidRPr="00C06B81">
        <w:rPr>
          <w:rFonts w:ascii="Times New Roman" w:hAnsi="Times New Roman" w:cs="Times New Roman"/>
        </w:rPr>
        <w:t xml:space="preserve">Sample </w:t>
      </w:r>
      <w:r>
        <w:rPr>
          <w:rFonts w:ascii="Times New Roman" w:hAnsi="Times New Roman" w:cs="Times New Roman"/>
        </w:rPr>
        <w:t>JSON</w:t>
      </w:r>
      <w:r w:rsidRPr="00C06B81">
        <w:rPr>
          <w:rFonts w:ascii="Times New Roman" w:hAnsi="Times New Roman" w:cs="Times New Roman"/>
        </w:rPr>
        <w:t xml:space="preserve"> Request</w:t>
      </w:r>
      <w:bookmarkEnd w:id="34"/>
      <w:r w:rsidRPr="00C06B81">
        <w:rPr>
          <w:rFonts w:ascii="Times New Roman" w:hAnsi="Times New Roman" w:cs="Times New Roman"/>
        </w:rPr>
        <w:br/>
      </w:r>
    </w:p>
    <w:p w14:paraId="579AA268" w14:textId="77777777" w:rsidR="004C0383" w:rsidRDefault="007400D3" w:rsidP="001F7AC7">
      <w:pPr>
        <w:rPr>
          <w:rFonts w:ascii="Times New Roman" w:hAnsi="Times New Roman" w:cs="Times New Roman"/>
        </w:rPr>
      </w:pPr>
      <w:r>
        <w:rPr>
          <w:rFonts w:ascii="Times New Roman" w:hAnsi="Times New Roman" w:cs="Times New Roman"/>
        </w:rPr>
        <w:t>GET</w:t>
      </w:r>
      <w:r w:rsidR="001F7AC7" w:rsidRPr="00F22427">
        <w:rPr>
          <w:rFonts w:ascii="Times New Roman" w:hAnsi="Times New Roman" w:cs="Times New Roman"/>
        </w:rPr>
        <w:t xml:space="preserve"> </w:t>
      </w:r>
      <w:r w:rsidRPr="007400D3">
        <w:rPr>
          <w:rFonts w:ascii="Times New Roman" w:hAnsi="Times New Roman" w:cs="Times New Roman"/>
        </w:rPr>
        <w:t>/api/mailresponse HTTP/1.1</w:t>
      </w:r>
    </w:p>
    <w:p w14:paraId="1E2A5609" w14:textId="6ADB297E" w:rsidR="001F7AC7" w:rsidRDefault="004C0383" w:rsidP="001F7AC7">
      <w:pPr>
        <w:rPr>
          <w:rFonts w:ascii="Times New Roman" w:hAnsi="Times New Roman" w:cs="Times New Roman"/>
        </w:rPr>
      </w:pPr>
      <w:r>
        <w:rPr>
          <w:rFonts w:ascii="Times New Roman" w:hAnsi="Times New Roman" w:cs="Times New Roman"/>
        </w:rPr>
        <w:t xml:space="preserve">Params: </w:t>
      </w:r>
      <w:r w:rsidRPr="007400D3">
        <w:rPr>
          <w:rFonts w:ascii="Times New Roman" w:hAnsi="Times New Roman" w:cs="Times New Roman"/>
        </w:rPr>
        <w:t>mailPieceIds=</w:t>
      </w:r>
      <w:r>
        <w:rPr>
          <w:rFonts w:ascii="Times New Roman" w:hAnsi="Times New Roman" w:cs="Times New Roman"/>
        </w:rPr>
        <w:t>{comma separated ids}</w:t>
      </w:r>
      <w:r w:rsidR="001F7AC7" w:rsidRPr="00F22427" w:rsidDel="00F22427">
        <w:rPr>
          <w:rFonts w:ascii="Times New Roman" w:hAnsi="Times New Roman" w:cs="Times New Roman"/>
        </w:rPr>
        <w:t xml:space="preserve"> </w:t>
      </w:r>
    </w:p>
    <w:p w14:paraId="59335250" w14:textId="642116D6" w:rsidR="001F7AC7" w:rsidRPr="00C06B81" w:rsidRDefault="001F7AC7" w:rsidP="001F7AC7">
      <w:pPr>
        <w:rPr>
          <w:rFonts w:ascii="Times New Roman" w:hAnsi="Times New Roman" w:cs="Times New Roman"/>
        </w:rPr>
      </w:pPr>
      <w:r>
        <w:rPr>
          <w:rFonts w:ascii="Times New Roman" w:hAnsi="Times New Roman" w:cs="Times New Roman"/>
        </w:rPr>
        <w:t xml:space="preserve">Content Type: </w:t>
      </w:r>
      <w:r w:rsidR="00054E54" w:rsidRPr="00054E54">
        <w:rPr>
          <w:rFonts w:ascii="Times New Roman" w:hAnsi="Times New Roman" w:cs="Times New Roman"/>
        </w:rPr>
        <w:t>application/json</w:t>
      </w:r>
    </w:p>
    <w:p w14:paraId="20E9A600" w14:textId="77777777" w:rsidR="001F7AC7" w:rsidRPr="00BE11F6" w:rsidRDefault="001F7AC7" w:rsidP="001F7AC7">
      <w:pPr>
        <w:rPr>
          <w:rFonts w:ascii="Times New Roman" w:hAnsi="Times New Roman" w:cs="Times New Roman"/>
        </w:rPr>
      </w:pPr>
      <w:r w:rsidRPr="00BE11F6">
        <w:rPr>
          <w:rFonts w:ascii="Times New Roman" w:hAnsi="Times New Roman" w:cs="Times New Roman"/>
        </w:rPr>
        <w:t>HTTP Headers:</w:t>
      </w:r>
    </w:p>
    <w:tbl>
      <w:tblPr>
        <w:tblStyle w:val="PlainTable11"/>
        <w:tblW w:w="0" w:type="auto"/>
        <w:tblLook w:val="04A0" w:firstRow="1" w:lastRow="0" w:firstColumn="1" w:lastColumn="0" w:noHBand="0" w:noVBand="1"/>
      </w:tblPr>
      <w:tblGrid>
        <w:gridCol w:w="1438"/>
        <w:gridCol w:w="1558"/>
      </w:tblGrid>
      <w:tr w:rsidR="001F7AC7" w14:paraId="531C25E6" w14:textId="77777777" w:rsidTr="001B0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9206CC" w14:textId="77777777" w:rsidR="001F7AC7" w:rsidRDefault="001F7AC7" w:rsidP="001B0598">
            <w:pPr>
              <w:rPr>
                <w:rFonts w:ascii="Times New Roman" w:hAnsi="Times New Roman" w:cs="Times New Roman"/>
              </w:rPr>
            </w:pPr>
            <w:r>
              <w:rPr>
                <w:rFonts w:ascii="Times New Roman" w:hAnsi="Times New Roman" w:cs="Times New Roman"/>
              </w:rPr>
              <w:t>Key</w:t>
            </w:r>
          </w:p>
        </w:tc>
        <w:tc>
          <w:tcPr>
            <w:tcW w:w="0" w:type="auto"/>
          </w:tcPr>
          <w:p w14:paraId="031B8DD0" w14:textId="77777777" w:rsidR="001F7AC7" w:rsidRDefault="001F7AC7" w:rsidP="001B059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Value</w:t>
            </w:r>
          </w:p>
        </w:tc>
      </w:tr>
      <w:tr w:rsidR="001F7AC7" w14:paraId="1657F1AF" w14:textId="77777777" w:rsidTr="001B0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E6D161" w14:textId="77777777" w:rsidR="001F7AC7" w:rsidRPr="00842059" w:rsidRDefault="001F7AC7" w:rsidP="001B0598">
            <w:pPr>
              <w:rPr>
                <w:rFonts w:ascii="Times New Roman" w:hAnsi="Times New Roman" w:cs="Times New Roman"/>
                <w:b w:val="0"/>
                <w:bCs w:val="0"/>
              </w:rPr>
            </w:pPr>
            <w:r w:rsidRPr="007D596D">
              <w:rPr>
                <w:rFonts w:ascii="Times New Roman" w:hAnsi="Times New Roman" w:cs="Times New Roman"/>
                <w:b w:val="0"/>
                <w:bCs w:val="0"/>
              </w:rPr>
              <w:t>Authorization</w:t>
            </w:r>
          </w:p>
        </w:tc>
        <w:tc>
          <w:tcPr>
            <w:tcW w:w="0" w:type="auto"/>
          </w:tcPr>
          <w:p w14:paraId="26FB6B81" w14:textId="77777777" w:rsidR="001F7AC7" w:rsidRDefault="001F7AC7" w:rsidP="001B05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96D">
              <w:rPr>
                <w:rFonts w:ascii="Times New Roman" w:hAnsi="Times New Roman" w:cs="Times New Roman"/>
              </w:rPr>
              <w:t>Bearer {token}</w:t>
            </w:r>
          </w:p>
        </w:tc>
      </w:tr>
    </w:tbl>
    <w:p w14:paraId="01959C9D" w14:textId="77777777" w:rsidR="001F7AC7" w:rsidRDefault="001F7AC7" w:rsidP="00842059">
      <w:pPr>
        <w:pStyle w:val="Heading2"/>
      </w:pPr>
    </w:p>
    <w:p w14:paraId="7CEE6870" w14:textId="60D7C74E" w:rsidR="003823D0" w:rsidRPr="003823D0" w:rsidRDefault="003823D0" w:rsidP="00417AEF">
      <w:pPr>
        <w:pStyle w:val="Heading3"/>
        <w:rPr>
          <w:rFonts w:ascii="Times New Roman" w:hAnsi="Times New Roman" w:cs="Times New Roman"/>
        </w:rPr>
      </w:pPr>
      <w:bookmarkStart w:id="35" w:name="_Toc56634913"/>
      <w:r w:rsidRPr="00C06B81">
        <w:rPr>
          <w:rFonts w:ascii="Times New Roman" w:hAnsi="Times New Roman" w:cs="Times New Roman"/>
        </w:rPr>
        <w:t>Response</w:t>
      </w:r>
      <w:r>
        <w:rPr>
          <w:rFonts w:ascii="Times New Roman" w:hAnsi="Times New Roman" w:cs="Times New Roman"/>
        </w:rPr>
        <w:t xml:space="preserve"> Format</w:t>
      </w:r>
      <w:bookmarkEnd w:id="35"/>
      <w:r w:rsidR="00417AEF">
        <w:rPr>
          <w:rFonts w:ascii="Times New Roman" w:hAnsi="Times New Roman" w:cs="Times New Roman"/>
        </w:rPr>
        <w:br/>
      </w:r>
    </w:p>
    <w:p w14:paraId="01FAEBB1" w14:textId="6999738B" w:rsidR="00741E89" w:rsidRPr="00741E89" w:rsidRDefault="00741E89" w:rsidP="00652848">
      <w:r w:rsidRPr="00741E89">
        <w:t>/api/mailresponse?mailPieceIds=</w:t>
      </w:r>
      <w:r>
        <w:t>{comma separated ids}</w:t>
      </w:r>
    </w:p>
    <w:p w14:paraId="1230A657" w14:textId="77777777" w:rsidR="00741E89" w:rsidRPr="00741E89" w:rsidRDefault="00741E89" w:rsidP="00741E89">
      <w:pPr>
        <w:rPr>
          <w:rFonts w:ascii="Times New Roman" w:hAnsi="Times New Roman" w:cs="Times New Roman"/>
        </w:rPr>
      </w:pPr>
      <w:r w:rsidRPr="00741E89">
        <w:rPr>
          <w:rFonts w:ascii="Times New Roman" w:hAnsi="Times New Roman" w:cs="Times New Roman"/>
        </w:rPr>
        <w:t>Example:</w:t>
      </w:r>
    </w:p>
    <w:p w14:paraId="15E1D2B0" w14:textId="25035962" w:rsidR="002D0A56" w:rsidRPr="00DB2D2F" w:rsidRDefault="00C66596" w:rsidP="00652848">
      <w:r w:rsidRPr="00C66596">
        <w:t>/api/mailresponse?mailPieceIds=</w:t>
      </w:r>
      <w:r w:rsidR="000E0A39" w:rsidRPr="000E0A39">
        <w:t>00000000-0000-0000-0000-000000000000</w:t>
      </w:r>
      <w:r>
        <w:t>,</w:t>
      </w:r>
      <w:r w:rsidR="000E0A39" w:rsidRPr="000E0A39">
        <w:t xml:space="preserve"> 00000000-0000-0000-0000-000000000000</w:t>
      </w:r>
      <w:r w:rsidR="00DB2D2F">
        <w:br/>
      </w:r>
    </w:p>
    <w:p w14:paraId="5D04D450" w14:textId="47B100CD" w:rsidR="002D0A56" w:rsidRPr="00C06B81" w:rsidRDefault="002D0A56" w:rsidP="002D0A56">
      <w:pPr>
        <w:pStyle w:val="Heading3"/>
        <w:rPr>
          <w:rFonts w:ascii="Times New Roman" w:hAnsi="Times New Roman" w:cs="Times New Roman"/>
        </w:rPr>
      </w:pPr>
      <w:bookmarkStart w:id="36" w:name="_Toc56634914"/>
      <w:r w:rsidRPr="00C06B81">
        <w:rPr>
          <w:rFonts w:ascii="Times New Roman" w:hAnsi="Times New Roman" w:cs="Times New Roman"/>
        </w:rPr>
        <w:t>Response</w:t>
      </w:r>
      <w:r>
        <w:rPr>
          <w:rFonts w:ascii="Times New Roman" w:hAnsi="Times New Roman" w:cs="Times New Roman"/>
        </w:rPr>
        <w:t xml:space="preserve"> Format</w:t>
      </w:r>
      <w:bookmarkEnd w:id="36"/>
    </w:p>
    <w:p w14:paraId="1D51DC8D" w14:textId="77777777" w:rsidR="002D0A56" w:rsidRPr="00C06B81" w:rsidRDefault="002D0A56" w:rsidP="002D0A56">
      <w:pPr>
        <w:pStyle w:val="NormalWeb"/>
        <w:spacing w:before="150" w:beforeAutospacing="0" w:after="0" w:afterAutospacing="0"/>
        <w:rPr>
          <w:sz w:val="22"/>
          <w:szCs w:val="22"/>
          <w:lang w:val="en-US" w:eastAsia="en-US"/>
        </w:rPr>
      </w:pPr>
      <w:r w:rsidRPr="00C06B81">
        <w:rPr>
          <w:sz w:val="22"/>
          <w:szCs w:val="22"/>
          <w:lang w:val="en-US" w:eastAsia="en-US"/>
        </w:rPr>
        <w:t>All response bodies are JSON-formatted with "Content-Type: application/json"</w:t>
      </w:r>
    </w:p>
    <w:p w14:paraId="6886DEBE" w14:textId="77777777" w:rsidR="002D0A56" w:rsidRDefault="002D0A56" w:rsidP="002D0A56">
      <w:pPr>
        <w:rPr>
          <w:rFonts w:ascii="Times New Roman" w:hAnsi="Times New Roman" w:cs="Times New Roman"/>
        </w:rPr>
      </w:pPr>
      <w:r w:rsidRPr="00C06B81">
        <w:rPr>
          <w:rFonts w:ascii="Times New Roman" w:hAnsi="Times New Roman" w:cs="Times New Roman"/>
        </w:rPr>
        <w:t>Below is the sample example of a response</w:t>
      </w:r>
      <w:r>
        <w:rPr>
          <w:rFonts w:ascii="Times New Roman" w:hAnsi="Times New Roman" w:cs="Times New Roman"/>
        </w:rPr>
        <w:t>.</w:t>
      </w:r>
    </w:p>
    <w:p w14:paraId="3E52FDA4" w14:textId="77777777" w:rsidR="00E23E90" w:rsidRDefault="00E23E90" w:rsidP="002D0A56">
      <w:pPr>
        <w:rPr>
          <w:rFonts w:ascii="Times New Roman" w:hAnsi="Times New Roman" w:cs="Times New Roman"/>
        </w:rPr>
      </w:pPr>
    </w:p>
    <w:p w14:paraId="135C7518" w14:textId="6E7D25CB" w:rsidR="002D0A56" w:rsidRDefault="00E23E90" w:rsidP="002D0A56">
      <w:pPr>
        <w:rPr>
          <w:rFonts w:ascii="Times New Roman" w:eastAsiaTheme="majorEastAsia" w:hAnsi="Times New Roman" w:cs="Times New Roman"/>
          <w:color w:val="1F3763" w:themeColor="accent1" w:themeShade="7F"/>
          <w:sz w:val="24"/>
          <w:szCs w:val="24"/>
        </w:rPr>
      </w:pPr>
      <w:r w:rsidRPr="00E23E90">
        <w:rPr>
          <w:rFonts w:ascii="Times New Roman" w:eastAsiaTheme="majorEastAsia" w:hAnsi="Times New Roman" w:cs="Times New Roman"/>
          <w:color w:val="1F3763" w:themeColor="accent1" w:themeShade="7F"/>
          <w:sz w:val="24"/>
          <w:szCs w:val="24"/>
        </w:rPr>
        <w:t>Sample Response</w:t>
      </w:r>
    </w:p>
    <w:p w14:paraId="4D0596E5" w14:textId="77777777" w:rsidR="00E23E90" w:rsidRPr="00724B66" w:rsidRDefault="00E23E90" w:rsidP="00E23E90">
      <w:pPr>
        <w:rPr>
          <w:rFonts w:ascii="Cambria" w:hAnsi="Cambria"/>
          <w:sz w:val="20"/>
          <w:szCs w:val="20"/>
        </w:rPr>
      </w:pPr>
      <w:r w:rsidRPr="00724B66">
        <w:rPr>
          <w:rFonts w:ascii="Cambria" w:hAnsi="Cambria"/>
          <w:sz w:val="20"/>
          <w:szCs w:val="20"/>
        </w:rPr>
        <w:t>[</w:t>
      </w:r>
    </w:p>
    <w:p w14:paraId="6A7AA2A9" w14:textId="77777777" w:rsidR="00E23E90" w:rsidRPr="00724B66" w:rsidRDefault="00E23E90" w:rsidP="00E23E90">
      <w:pPr>
        <w:rPr>
          <w:rFonts w:ascii="Cambria" w:hAnsi="Cambria"/>
          <w:sz w:val="20"/>
          <w:szCs w:val="20"/>
        </w:rPr>
      </w:pPr>
      <w:r w:rsidRPr="00724B66">
        <w:rPr>
          <w:rFonts w:ascii="Cambria" w:hAnsi="Cambria"/>
          <w:sz w:val="20"/>
          <w:szCs w:val="20"/>
        </w:rPr>
        <w:t xml:space="preserve">    {</w:t>
      </w:r>
    </w:p>
    <w:p w14:paraId="7DBF1491" w14:textId="09CC8627" w:rsidR="00E23E90" w:rsidRPr="00724B66" w:rsidRDefault="00E23E90" w:rsidP="00E23E90">
      <w:pPr>
        <w:rPr>
          <w:rFonts w:ascii="Cambria" w:hAnsi="Cambria"/>
          <w:sz w:val="20"/>
          <w:szCs w:val="20"/>
        </w:rPr>
      </w:pPr>
      <w:r w:rsidRPr="00724B66">
        <w:rPr>
          <w:rFonts w:ascii="Cambria" w:hAnsi="Cambria"/>
          <w:sz w:val="20"/>
          <w:szCs w:val="20"/>
        </w:rPr>
        <w:t xml:space="preserve">        "Id": "</w:t>
      </w:r>
      <w:r w:rsidR="00A35A64" w:rsidRPr="00A35A64">
        <w:rPr>
          <w:rFonts w:ascii="Cambria" w:hAnsi="Cambria"/>
          <w:sz w:val="20"/>
          <w:szCs w:val="20"/>
        </w:rPr>
        <w:t>00000000-0000-0000-0000-000000000000</w:t>
      </w:r>
      <w:r w:rsidRPr="00724B66">
        <w:rPr>
          <w:rFonts w:ascii="Cambria" w:hAnsi="Cambria"/>
          <w:sz w:val="20"/>
          <w:szCs w:val="20"/>
        </w:rPr>
        <w:t>",</w:t>
      </w:r>
    </w:p>
    <w:p w14:paraId="26850373" w14:textId="398543D3" w:rsidR="00E23E90" w:rsidRPr="00724B66" w:rsidRDefault="00E23E90" w:rsidP="00E23E90">
      <w:pPr>
        <w:rPr>
          <w:rFonts w:ascii="Cambria" w:hAnsi="Cambria"/>
          <w:sz w:val="20"/>
          <w:szCs w:val="20"/>
        </w:rPr>
      </w:pPr>
      <w:r w:rsidRPr="00724B66">
        <w:rPr>
          <w:rFonts w:ascii="Cambria" w:hAnsi="Cambria"/>
          <w:sz w:val="20"/>
          <w:szCs w:val="20"/>
        </w:rPr>
        <w:t xml:space="preserve">        "ReceivedOn": "</w:t>
      </w:r>
      <w:r w:rsidR="00A35A64" w:rsidRPr="00E23E90">
        <w:rPr>
          <w:rFonts w:ascii="Cambria" w:hAnsi="Cambria" w:cs="Times New Roman"/>
          <w:sz w:val="20"/>
          <w:szCs w:val="20"/>
        </w:rPr>
        <w:t>0001-01-01T00:00:00</w:t>
      </w:r>
      <w:r w:rsidRPr="00724B66">
        <w:rPr>
          <w:rFonts w:ascii="Cambria" w:hAnsi="Cambria"/>
          <w:sz w:val="20"/>
          <w:szCs w:val="20"/>
        </w:rPr>
        <w:t>",</w:t>
      </w:r>
    </w:p>
    <w:p w14:paraId="57E22785" w14:textId="4887C168" w:rsidR="00E23E90" w:rsidRPr="00724B66" w:rsidRDefault="00E23E90" w:rsidP="00E23E90">
      <w:pPr>
        <w:rPr>
          <w:rFonts w:ascii="Cambria" w:hAnsi="Cambria"/>
          <w:sz w:val="20"/>
          <w:szCs w:val="20"/>
        </w:rPr>
      </w:pPr>
      <w:r w:rsidRPr="00724B66">
        <w:rPr>
          <w:rFonts w:ascii="Cambria" w:hAnsi="Cambria"/>
          <w:sz w:val="20"/>
          <w:szCs w:val="20"/>
        </w:rPr>
        <w:t xml:space="preserve">        "ClientCode": "",</w:t>
      </w:r>
    </w:p>
    <w:p w14:paraId="1A1303DE" w14:textId="1B137EC3" w:rsidR="00E23E90" w:rsidRPr="00724B66" w:rsidRDefault="00E23E90" w:rsidP="00E23E90">
      <w:pPr>
        <w:rPr>
          <w:rFonts w:ascii="Cambria" w:hAnsi="Cambria"/>
          <w:sz w:val="20"/>
          <w:szCs w:val="20"/>
        </w:rPr>
      </w:pPr>
      <w:r w:rsidRPr="00724B66">
        <w:rPr>
          <w:rFonts w:ascii="Cambria" w:hAnsi="Cambria"/>
          <w:sz w:val="20"/>
          <w:szCs w:val="20"/>
        </w:rPr>
        <w:t xml:space="preserve">        "BusinessFriendlyIdName": "",</w:t>
      </w:r>
    </w:p>
    <w:p w14:paraId="66881A5D" w14:textId="55F2B95C" w:rsidR="00E23E90" w:rsidRPr="00724B66" w:rsidRDefault="00E23E90" w:rsidP="00E23E90">
      <w:pPr>
        <w:rPr>
          <w:rFonts w:ascii="Cambria" w:hAnsi="Cambria"/>
          <w:sz w:val="20"/>
          <w:szCs w:val="20"/>
        </w:rPr>
      </w:pPr>
      <w:r w:rsidRPr="00724B66">
        <w:rPr>
          <w:rFonts w:ascii="Cambria" w:hAnsi="Cambria"/>
          <w:sz w:val="20"/>
          <w:szCs w:val="20"/>
        </w:rPr>
        <w:t xml:space="preserve">        "BusinessFriendlyIdValue": "",</w:t>
      </w:r>
    </w:p>
    <w:p w14:paraId="0E683CE7" w14:textId="5BBDD2F1" w:rsidR="00E23E90" w:rsidRPr="00724B66" w:rsidRDefault="00E23E90" w:rsidP="00E23E90">
      <w:pPr>
        <w:rPr>
          <w:rFonts w:ascii="Cambria" w:hAnsi="Cambria"/>
          <w:sz w:val="20"/>
          <w:szCs w:val="20"/>
        </w:rPr>
      </w:pPr>
      <w:r w:rsidRPr="00724B66">
        <w:rPr>
          <w:rFonts w:ascii="Cambria" w:hAnsi="Cambria"/>
          <w:sz w:val="20"/>
          <w:szCs w:val="20"/>
        </w:rPr>
        <w:t xml:space="preserve">        "DocumentOrPackageType": "",</w:t>
      </w:r>
    </w:p>
    <w:p w14:paraId="4FF51899" w14:textId="77777777" w:rsidR="00E23E90" w:rsidRPr="00724B66" w:rsidRDefault="00E23E90" w:rsidP="00E23E90">
      <w:pPr>
        <w:rPr>
          <w:rFonts w:ascii="Cambria" w:hAnsi="Cambria"/>
          <w:sz w:val="20"/>
          <w:szCs w:val="20"/>
        </w:rPr>
      </w:pPr>
      <w:r w:rsidRPr="00724B66">
        <w:rPr>
          <w:rFonts w:ascii="Cambria" w:hAnsi="Cambria"/>
          <w:sz w:val="20"/>
          <w:szCs w:val="20"/>
        </w:rPr>
        <w:lastRenderedPageBreak/>
        <w:t xml:space="preserve">        "DocumentOrPackage": {</w:t>
      </w:r>
    </w:p>
    <w:p w14:paraId="08BD85A5" w14:textId="1C523D32" w:rsidR="00E23E90" w:rsidRPr="00724B66" w:rsidRDefault="00E23E90" w:rsidP="00E23E90">
      <w:pPr>
        <w:rPr>
          <w:rFonts w:ascii="Cambria" w:hAnsi="Cambria"/>
          <w:sz w:val="20"/>
          <w:szCs w:val="20"/>
        </w:rPr>
      </w:pPr>
      <w:r w:rsidRPr="00724B66">
        <w:rPr>
          <w:rFonts w:ascii="Cambria" w:hAnsi="Cambria"/>
          <w:sz w:val="20"/>
          <w:szCs w:val="20"/>
        </w:rPr>
        <w:t xml:space="preserve">            "Name": ""</w:t>
      </w:r>
    </w:p>
    <w:p w14:paraId="69BCB92C" w14:textId="77777777" w:rsidR="00E23E90" w:rsidRPr="00724B66" w:rsidRDefault="00E23E90" w:rsidP="00E23E90">
      <w:pPr>
        <w:rPr>
          <w:rFonts w:ascii="Cambria" w:hAnsi="Cambria"/>
          <w:sz w:val="20"/>
          <w:szCs w:val="20"/>
        </w:rPr>
      </w:pPr>
      <w:r w:rsidRPr="00724B66">
        <w:rPr>
          <w:rFonts w:ascii="Cambria" w:hAnsi="Cambria"/>
          <w:sz w:val="20"/>
          <w:szCs w:val="20"/>
        </w:rPr>
        <w:t xml:space="preserve">        },</w:t>
      </w:r>
    </w:p>
    <w:p w14:paraId="0818A999" w14:textId="77777777" w:rsidR="00E23E90" w:rsidRPr="00724B66" w:rsidRDefault="00E23E90" w:rsidP="00E23E90">
      <w:pPr>
        <w:rPr>
          <w:rFonts w:ascii="Cambria" w:hAnsi="Cambria"/>
          <w:sz w:val="20"/>
          <w:szCs w:val="20"/>
        </w:rPr>
      </w:pPr>
      <w:r w:rsidRPr="00724B66">
        <w:rPr>
          <w:rFonts w:ascii="Cambria" w:hAnsi="Cambria"/>
          <w:sz w:val="20"/>
          <w:szCs w:val="20"/>
        </w:rPr>
        <w:t xml:space="preserve">        "RecipientInfo": {</w:t>
      </w:r>
    </w:p>
    <w:p w14:paraId="352F198A" w14:textId="77777777" w:rsidR="00E23E90" w:rsidRPr="00724B66" w:rsidRDefault="00E23E90" w:rsidP="00E23E90">
      <w:pPr>
        <w:rPr>
          <w:rFonts w:ascii="Cambria" w:hAnsi="Cambria"/>
          <w:sz w:val="20"/>
          <w:szCs w:val="20"/>
        </w:rPr>
      </w:pPr>
      <w:r w:rsidRPr="00724B66">
        <w:rPr>
          <w:rFonts w:ascii="Cambria" w:hAnsi="Cambria"/>
          <w:sz w:val="20"/>
          <w:szCs w:val="20"/>
        </w:rPr>
        <w:t xml:space="preserve">            "Recipient": {</w:t>
      </w:r>
    </w:p>
    <w:p w14:paraId="6AF39D7E" w14:textId="66D75796" w:rsidR="00E23E90" w:rsidRPr="00724B66" w:rsidRDefault="00E23E90" w:rsidP="00E23E90">
      <w:pPr>
        <w:rPr>
          <w:rFonts w:ascii="Cambria" w:hAnsi="Cambria"/>
          <w:sz w:val="20"/>
          <w:szCs w:val="20"/>
        </w:rPr>
      </w:pPr>
      <w:r w:rsidRPr="00724B66">
        <w:rPr>
          <w:rFonts w:ascii="Cambria" w:hAnsi="Cambria"/>
          <w:sz w:val="20"/>
          <w:szCs w:val="20"/>
        </w:rPr>
        <w:t xml:space="preserve">                "FirstName": "",</w:t>
      </w:r>
    </w:p>
    <w:p w14:paraId="1EEDED3A" w14:textId="6E47F9AB" w:rsidR="00E23E90" w:rsidRPr="00724B66" w:rsidRDefault="00E23E90" w:rsidP="00E23E90">
      <w:pPr>
        <w:rPr>
          <w:rFonts w:ascii="Cambria" w:hAnsi="Cambria"/>
          <w:sz w:val="20"/>
          <w:szCs w:val="20"/>
        </w:rPr>
      </w:pPr>
      <w:r w:rsidRPr="00724B66">
        <w:rPr>
          <w:rFonts w:ascii="Cambria" w:hAnsi="Cambria"/>
          <w:sz w:val="20"/>
          <w:szCs w:val="20"/>
        </w:rPr>
        <w:t xml:space="preserve">                "LastName": ""</w:t>
      </w:r>
    </w:p>
    <w:p w14:paraId="28B286B0" w14:textId="77777777" w:rsidR="00E23E90" w:rsidRPr="00724B66" w:rsidRDefault="00E23E90" w:rsidP="00E23E90">
      <w:pPr>
        <w:rPr>
          <w:rFonts w:ascii="Cambria" w:hAnsi="Cambria"/>
          <w:sz w:val="20"/>
          <w:szCs w:val="20"/>
        </w:rPr>
      </w:pPr>
      <w:r w:rsidRPr="00724B66">
        <w:rPr>
          <w:rFonts w:ascii="Cambria" w:hAnsi="Cambria"/>
          <w:sz w:val="20"/>
          <w:szCs w:val="20"/>
        </w:rPr>
        <w:t xml:space="preserve">            },</w:t>
      </w:r>
    </w:p>
    <w:p w14:paraId="63E5E5C0" w14:textId="77777777" w:rsidR="00E23E90" w:rsidRPr="00724B66" w:rsidRDefault="00E23E90" w:rsidP="00E23E90">
      <w:pPr>
        <w:rPr>
          <w:rFonts w:ascii="Cambria" w:hAnsi="Cambria"/>
          <w:sz w:val="20"/>
          <w:szCs w:val="20"/>
        </w:rPr>
      </w:pPr>
      <w:r w:rsidRPr="00724B66">
        <w:rPr>
          <w:rFonts w:ascii="Cambria" w:hAnsi="Cambria"/>
          <w:sz w:val="20"/>
          <w:szCs w:val="20"/>
        </w:rPr>
        <w:t xml:space="preserve">            "Address": {</w:t>
      </w:r>
    </w:p>
    <w:p w14:paraId="05ABF276" w14:textId="5A420FB4" w:rsidR="00E23E90" w:rsidRPr="00724B66" w:rsidRDefault="00E23E90" w:rsidP="00E23E90">
      <w:pPr>
        <w:rPr>
          <w:rFonts w:ascii="Cambria" w:hAnsi="Cambria"/>
          <w:sz w:val="20"/>
          <w:szCs w:val="20"/>
        </w:rPr>
      </w:pPr>
      <w:r w:rsidRPr="00724B66">
        <w:rPr>
          <w:rFonts w:ascii="Cambria" w:hAnsi="Cambria"/>
          <w:sz w:val="20"/>
          <w:szCs w:val="20"/>
        </w:rPr>
        <w:t xml:space="preserve">                "Street": "",</w:t>
      </w:r>
    </w:p>
    <w:p w14:paraId="30814813" w14:textId="33614C86" w:rsidR="00E23E90" w:rsidRPr="00724B66" w:rsidRDefault="00E23E90" w:rsidP="00E23E90">
      <w:pPr>
        <w:rPr>
          <w:rFonts w:ascii="Cambria" w:hAnsi="Cambria"/>
          <w:sz w:val="20"/>
          <w:szCs w:val="20"/>
        </w:rPr>
      </w:pPr>
      <w:r w:rsidRPr="00724B66">
        <w:rPr>
          <w:rFonts w:ascii="Cambria" w:hAnsi="Cambria"/>
          <w:sz w:val="20"/>
          <w:szCs w:val="20"/>
        </w:rPr>
        <w:t xml:space="preserve">                "City": "",</w:t>
      </w:r>
    </w:p>
    <w:p w14:paraId="6AB6C503" w14:textId="36C18C3E" w:rsidR="00E23E90" w:rsidRPr="00724B66" w:rsidRDefault="00E23E90" w:rsidP="00E23E90">
      <w:pPr>
        <w:rPr>
          <w:rFonts w:ascii="Cambria" w:hAnsi="Cambria"/>
          <w:sz w:val="20"/>
          <w:szCs w:val="20"/>
        </w:rPr>
      </w:pPr>
      <w:r w:rsidRPr="00724B66">
        <w:rPr>
          <w:rFonts w:ascii="Cambria" w:hAnsi="Cambria"/>
          <w:sz w:val="20"/>
          <w:szCs w:val="20"/>
        </w:rPr>
        <w:t xml:space="preserve">                "State": "",</w:t>
      </w:r>
    </w:p>
    <w:p w14:paraId="00B0E234" w14:textId="3A2DFF04" w:rsidR="00E23E90" w:rsidRPr="00724B66" w:rsidRDefault="00E23E90" w:rsidP="00E23E90">
      <w:pPr>
        <w:rPr>
          <w:rFonts w:ascii="Cambria" w:hAnsi="Cambria"/>
          <w:sz w:val="20"/>
          <w:szCs w:val="20"/>
        </w:rPr>
      </w:pPr>
      <w:r w:rsidRPr="00724B66">
        <w:rPr>
          <w:rFonts w:ascii="Cambria" w:hAnsi="Cambria"/>
          <w:sz w:val="20"/>
          <w:szCs w:val="20"/>
        </w:rPr>
        <w:t xml:space="preserve">                "Zip": ""</w:t>
      </w:r>
    </w:p>
    <w:p w14:paraId="1CE29DC3" w14:textId="77777777" w:rsidR="00E23E90" w:rsidRPr="00724B66" w:rsidRDefault="00E23E90" w:rsidP="00E23E90">
      <w:pPr>
        <w:rPr>
          <w:rFonts w:ascii="Cambria" w:hAnsi="Cambria"/>
          <w:sz w:val="20"/>
          <w:szCs w:val="20"/>
        </w:rPr>
      </w:pPr>
      <w:r w:rsidRPr="00724B66">
        <w:rPr>
          <w:rFonts w:ascii="Cambria" w:hAnsi="Cambria"/>
          <w:sz w:val="20"/>
          <w:szCs w:val="20"/>
        </w:rPr>
        <w:t xml:space="preserve">            }</w:t>
      </w:r>
    </w:p>
    <w:p w14:paraId="3CCB1683" w14:textId="77777777" w:rsidR="00E23E90" w:rsidRPr="00724B66" w:rsidRDefault="00E23E90" w:rsidP="00E23E90">
      <w:pPr>
        <w:rPr>
          <w:rFonts w:ascii="Cambria" w:hAnsi="Cambria"/>
          <w:sz w:val="20"/>
          <w:szCs w:val="20"/>
        </w:rPr>
      </w:pPr>
      <w:r w:rsidRPr="00724B66">
        <w:rPr>
          <w:rFonts w:ascii="Cambria" w:hAnsi="Cambria"/>
          <w:sz w:val="20"/>
          <w:szCs w:val="20"/>
        </w:rPr>
        <w:t xml:space="preserve">        },</w:t>
      </w:r>
    </w:p>
    <w:p w14:paraId="562B684F" w14:textId="77777777" w:rsidR="00E23E90" w:rsidRPr="00724B66" w:rsidRDefault="00E23E90" w:rsidP="00E23E90">
      <w:pPr>
        <w:rPr>
          <w:rFonts w:ascii="Cambria" w:hAnsi="Cambria"/>
          <w:sz w:val="20"/>
          <w:szCs w:val="20"/>
        </w:rPr>
      </w:pPr>
      <w:r w:rsidRPr="00724B66">
        <w:rPr>
          <w:rFonts w:ascii="Cambria" w:hAnsi="Cambria"/>
          <w:sz w:val="20"/>
          <w:szCs w:val="20"/>
        </w:rPr>
        <w:t xml:space="preserve">        "MailingStatus": "Error",</w:t>
      </w:r>
    </w:p>
    <w:p w14:paraId="5A4D7038" w14:textId="77777777" w:rsidR="00E23E90" w:rsidRPr="00724B66" w:rsidRDefault="00E23E90" w:rsidP="00E23E90">
      <w:pPr>
        <w:rPr>
          <w:rFonts w:ascii="Cambria" w:hAnsi="Cambria"/>
          <w:sz w:val="20"/>
          <w:szCs w:val="20"/>
        </w:rPr>
      </w:pPr>
      <w:r w:rsidRPr="00724B66">
        <w:rPr>
          <w:rFonts w:ascii="Cambria" w:hAnsi="Cambria"/>
          <w:sz w:val="20"/>
          <w:szCs w:val="20"/>
        </w:rPr>
        <w:t xml:space="preserve">        "ErrorCode": "Mailing_Address_Missing_Or_Invalid",</w:t>
      </w:r>
    </w:p>
    <w:p w14:paraId="67D70628" w14:textId="770DB66B" w:rsidR="00E23E90" w:rsidRPr="00724B66" w:rsidRDefault="00E23E90" w:rsidP="00E23E90">
      <w:pPr>
        <w:rPr>
          <w:rFonts w:ascii="Cambria" w:hAnsi="Cambria"/>
          <w:sz w:val="20"/>
          <w:szCs w:val="20"/>
        </w:rPr>
      </w:pPr>
      <w:r w:rsidRPr="00724B66">
        <w:rPr>
          <w:rFonts w:ascii="Cambria" w:hAnsi="Cambria"/>
          <w:sz w:val="20"/>
          <w:szCs w:val="20"/>
        </w:rPr>
        <w:t xml:space="preserve">        "ErrorDesc": "</w:t>
      </w:r>
      <w:r w:rsidR="00E2487F" w:rsidRPr="000D3725">
        <w:rPr>
          <w:rFonts w:ascii="Cambria" w:eastAsia="Times New Roman" w:hAnsi="Cambria" w:cs="Times New Roman"/>
          <w:sz w:val="20"/>
        </w:rPr>
        <w:t>Mailing_Address_Missing_Or_Invalid</w:t>
      </w:r>
      <w:r w:rsidRPr="00724B66">
        <w:rPr>
          <w:rFonts w:ascii="Cambria" w:hAnsi="Cambria"/>
          <w:sz w:val="20"/>
          <w:szCs w:val="20"/>
        </w:rPr>
        <w:t>"</w:t>
      </w:r>
    </w:p>
    <w:p w14:paraId="2EB936A8" w14:textId="726F81EE" w:rsidR="00F67BE1" w:rsidRPr="00F67BE1" w:rsidRDefault="00E23E90" w:rsidP="00F67BE1">
      <w:pPr>
        <w:rPr>
          <w:rFonts w:ascii="Cambria" w:hAnsi="Cambria"/>
          <w:sz w:val="20"/>
          <w:szCs w:val="20"/>
        </w:rPr>
      </w:pPr>
      <w:r w:rsidRPr="00724B66">
        <w:rPr>
          <w:rFonts w:ascii="Cambria" w:hAnsi="Cambria"/>
          <w:sz w:val="20"/>
          <w:szCs w:val="20"/>
        </w:rPr>
        <w:t xml:space="preserve">    }</w:t>
      </w:r>
      <w:r w:rsidR="00F67BE1" w:rsidRPr="00F67BE1">
        <w:t xml:space="preserve"> </w:t>
      </w:r>
      <w:r w:rsidR="00F67BE1" w:rsidRPr="00F67BE1">
        <w:rPr>
          <w:rFonts w:ascii="Cambria" w:hAnsi="Cambria"/>
          <w:sz w:val="20"/>
          <w:szCs w:val="20"/>
        </w:rPr>
        <w:t>,</w:t>
      </w:r>
    </w:p>
    <w:p w14:paraId="12728E8C" w14:textId="77777777" w:rsidR="00F67BE1" w:rsidRPr="00F67BE1" w:rsidRDefault="00F67BE1" w:rsidP="00F67BE1">
      <w:pPr>
        <w:rPr>
          <w:rFonts w:ascii="Cambria" w:hAnsi="Cambria"/>
          <w:sz w:val="20"/>
          <w:szCs w:val="20"/>
        </w:rPr>
      </w:pPr>
      <w:r w:rsidRPr="00F67BE1">
        <w:rPr>
          <w:rFonts w:ascii="Cambria" w:hAnsi="Cambria"/>
          <w:sz w:val="20"/>
          <w:szCs w:val="20"/>
        </w:rPr>
        <w:t xml:space="preserve">    {</w:t>
      </w:r>
    </w:p>
    <w:p w14:paraId="4FD342B9" w14:textId="6D253685" w:rsidR="00F67BE1" w:rsidRPr="00F67BE1" w:rsidRDefault="00F67BE1" w:rsidP="00F67BE1">
      <w:pPr>
        <w:rPr>
          <w:rFonts w:ascii="Cambria" w:hAnsi="Cambria"/>
          <w:sz w:val="20"/>
          <w:szCs w:val="20"/>
        </w:rPr>
      </w:pPr>
      <w:r w:rsidRPr="00F67BE1">
        <w:rPr>
          <w:rFonts w:ascii="Cambria" w:hAnsi="Cambria"/>
          <w:sz w:val="20"/>
          <w:szCs w:val="20"/>
        </w:rPr>
        <w:t xml:space="preserve">        "Id": "00000000-0000-0000-0000-000000000000",</w:t>
      </w:r>
    </w:p>
    <w:p w14:paraId="76B39BB1" w14:textId="7711D73C" w:rsidR="00F67BE1" w:rsidRPr="00F67BE1" w:rsidRDefault="00F67BE1" w:rsidP="00F67BE1">
      <w:pPr>
        <w:rPr>
          <w:rFonts w:ascii="Cambria" w:hAnsi="Cambria"/>
          <w:sz w:val="20"/>
          <w:szCs w:val="20"/>
        </w:rPr>
      </w:pPr>
      <w:r w:rsidRPr="00F67BE1">
        <w:rPr>
          <w:rFonts w:ascii="Cambria" w:hAnsi="Cambria"/>
          <w:sz w:val="20"/>
          <w:szCs w:val="20"/>
        </w:rPr>
        <w:t xml:space="preserve">        "ReceivedOn": "</w:t>
      </w:r>
      <w:r w:rsidRPr="00E23E90">
        <w:rPr>
          <w:rFonts w:ascii="Cambria" w:hAnsi="Cambria" w:cs="Times New Roman"/>
          <w:sz w:val="20"/>
          <w:szCs w:val="20"/>
        </w:rPr>
        <w:t>0001-01-01T00:00:00</w:t>
      </w:r>
      <w:r w:rsidRPr="00F67BE1">
        <w:rPr>
          <w:rFonts w:ascii="Cambria" w:hAnsi="Cambria"/>
          <w:sz w:val="20"/>
          <w:szCs w:val="20"/>
        </w:rPr>
        <w:t>",</w:t>
      </w:r>
    </w:p>
    <w:p w14:paraId="6368CDC9" w14:textId="2C9FD84D" w:rsidR="00F67BE1" w:rsidRPr="00F67BE1" w:rsidRDefault="00F67BE1" w:rsidP="00F67BE1">
      <w:pPr>
        <w:rPr>
          <w:rFonts w:ascii="Cambria" w:hAnsi="Cambria"/>
          <w:sz w:val="20"/>
          <w:szCs w:val="20"/>
        </w:rPr>
      </w:pPr>
      <w:r w:rsidRPr="00F67BE1">
        <w:rPr>
          <w:rFonts w:ascii="Cambria" w:hAnsi="Cambria"/>
          <w:sz w:val="20"/>
          <w:szCs w:val="20"/>
        </w:rPr>
        <w:t xml:space="preserve">        "ClientCode": "",</w:t>
      </w:r>
    </w:p>
    <w:p w14:paraId="46AB74DB" w14:textId="0B39CFD4" w:rsidR="00F67BE1" w:rsidRPr="00F67BE1" w:rsidRDefault="00F67BE1" w:rsidP="00F67BE1">
      <w:pPr>
        <w:rPr>
          <w:rFonts w:ascii="Cambria" w:hAnsi="Cambria"/>
          <w:sz w:val="20"/>
          <w:szCs w:val="20"/>
        </w:rPr>
      </w:pPr>
      <w:r w:rsidRPr="00F67BE1">
        <w:rPr>
          <w:rFonts w:ascii="Cambria" w:hAnsi="Cambria"/>
          <w:sz w:val="20"/>
          <w:szCs w:val="20"/>
        </w:rPr>
        <w:t xml:space="preserve">        "BusinessFriendlyIdName": "",</w:t>
      </w:r>
    </w:p>
    <w:p w14:paraId="3AAED16C" w14:textId="43E6A0ED" w:rsidR="00F67BE1" w:rsidRPr="00F67BE1" w:rsidRDefault="00F67BE1" w:rsidP="00F67BE1">
      <w:pPr>
        <w:rPr>
          <w:rFonts w:ascii="Cambria" w:hAnsi="Cambria"/>
          <w:sz w:val="20"/>
          <w:szCs w:val="20"/>
        </w:rPr>
      </w:pPr>
      <w:r w:rsidRPr="00F67BE1">
        <w:rPr>
          <w:rFonts w:ascii="Cambria" w:hAnsi="Cambria"/>
          <w:sz w:val="20"/>
          <w:szCs w:val="20"/>
        </w:rPr>
        <w:t xml:space="preserve">        "BusinessFriendlyIdValue": "",</w:t>
      </w:r>
    </w:p>
    <w:p w14:paraId="5FA4EA3C" w14:textId="01B884AF" w:rsidR="00F67BE1" w:rsidRPr="00F67BE1" w:rsidRDefault="00F67BE1" w:rsidP="00F67BE1">
      <w:pPr>
        <w:rPr>
          <w:rFonts w:ascii="Cambria" w:hAnsi="Cambria"/>
          <w:sz w:val="20"/>
          <w:szCs w:val="20"/>
        </w:rPr>
      </w:pPr>
      <w:r w:rsidRPr="00F67BE1">
        <w:rPr>
          <w:rFonts w:ascii="Cambria" w:hAnsi="Cambria"/>
          <w:sz w:val="20"/>
          <w:szCs w:val="20"/>
        </w:rPr>
        <w:t xml:space="preserve">        "DocumentOrPackageType": "",</w:t>
      </w:r>
    </w:p>
    <w:p w14:paraId="54BADD02" w14:textId="77777777" w:rsidR="00F67BE1" w:rsidRPr="00F67BE1" w:rsidRDefault="00F67BE1" w:rsidP="00F67BE1">
      <w:pPr>
        <w:rPr>
          <w:rFonts w:ascii="Cambria" w:hAnsi="Cambria"/>
          <w:sz w:val="20"/>
          <w:szCs w:val="20"/>
        </w:rPr>
      </w:pPr>
      <w:r w:rsidRPr="00F67BE1">
        <w:rPr>
          <w:rFonts w:ascii="Cambria" w:hAnsi="Cambria"/>
          <w:sz w:val="20"/>
          <w:szCs w:val="20"/>
        </w:rPr>
        <w:t xml:space="preserve">        "DocumentOrPackage": {</w:t>
      </w:r>
    </w:p>
    <w:p w14:paraId="1FBD6E12" w14:textId="1EC6E639" w:rsidR="00F67BE1" w:rsidRPr="00F67BE1" w:rsidRDefault="00F67BE1" w:rsidP="00F67BE1">
      <w:pPr>
        <w:rPr>
          <w:rFonts w:ascii="Cambria" w:hAnsi="Cambria"/>
          <w:sz w:val="20"/>
          <w:szCs w:val="20"/>
        </w:rPr>
      </w:pPr>
      <w:r w:rsidRPr="00F67BE1">
        <w:rPr>
          <w:rFonts w:ascii="Cambria" w:hAnsi="Cambria"/>
          <w:sz w:val="20"/>
          <w:szCs w:val="20"/>
        </w:rPr>
        <w:t xml:space="preserve">            "Name": ""</w:t>
      </w:r>
    </w:p>
    <w:p w14:paraId="413461EF" w14:textId="77777777" w:rsidR="00F67BE1" w:rsidRPr="00F67BE1" w:rsidRDefault="00F67BE1" w:rsidP="00F67BE1">
      <w:pPr>
        <w:rPr>
          <w:rFonts w:ascii="Cambria" w:hAnsi="Cambria"/>
          <w:sz w:val="20"/>
          <w:szCs w:val="20"/>
        </w:rPr>
      </w:pPr>
      <w:r w:rsidRPr="00F67BE1">
        <w:rPr>
          <w:rFonts w:ascii="Cambria" w:hAnsi="Cambria"/>
          <w:sz w:val="20"/>
          <w:szCs w:val="20"/>
        </w:rPr>
        <w:t xml:space="preserve">        },</w:t>
      </w:r>
    </w:p>
    <w:p w14:paraId="119DECE9" w14:textId="77777777" w:rsidR="00F67BE1" w:rsidRPr="00F67BE1" w:rsidRDefault="00F67BE1" w:rsidP="00F67BE1">
      <w:pPr>
        <w:rPr>
          <w:rFonts w:ascii="Cambria" w:hAnsi="Cambria"/>
          <w:sz w:val="20"/>
          <w:szCs w:val="20"/>
        </w:rPr>
      </w:pPr>
      <w:r w:rsidRPr="00F67BE1">
        <w:rPr>
          <w:rFonts w:ascii="Cambria" w:hAnsi="Cambria"/>
          <w:sz w:val="20"/>
          <w:szCs w:val="20"/>
        </w:rPr>
        <w:t xml:space="preserve">        "RecipientInfo": {</w:t>
      </w:r>
    </w:p>
    <w:p w14:paraId="72966D60" w14:textId="77777777" w:rsidR="00F67BE1" w:rsidRPr="00F67BE1" w:rsidRDefault="00F67BE1" w:rsidP="00F67BE1">
      <w:pPr>
        <w:rPr>
          <w:rFonts w:ascii="Cambria" w:hAnsi="Cambria"/>
          <w:sz w:val="20"/>
          <w:szCs w:val="20"/>
        </w:rPr>
      </w:pPr>
      <w:r w:rsidRPr="00F67BE1">
        <w:rPr>
          <w:rFonts w:ascii="Cambria" w:hAnsi="Cambria"/>
          <w:sz w:val="20"/>
          <w:szCs w:val="20"/>
        </w:rPr>
        <w:lastRenderedPageBreak/>
        <w:t xml:space="preserve">            "Recipient": {</w:t>
      </w:r>
    </w:p>
    <w:p w14:paraId="0FEEE7B3" w14:textId="4F7AD879" w:rsidR="00F67BE1" w:rsidRPr="00F67BE1" w:rsidRDefault="00F67BE1" w:rsidP="00F67BE1">
      <w:pPr>
        <w:rPr>
          <w:rFonts w:ascii="Cambria" w:hAnsi="Cambria"/>
          <w:sz w:val="20"/>
          <w:szCs w:val="20"/>
        </w:rPr>
      </w:pPr>
      <w:r w:rsidRPr="00F67BE1">
        <w:rPr>
          <w:rFonts w:ascii="Cambria" w:hAnsi="Cambria"/>
          <w:sz w:val="20"/>
          <w:szCs w:val="20"/>
        </w:rPr>
        <w:t xml:space="preserve">                "FirstName": "",</w:t>
      </w:r>
    </w:p>
    <w:p w14:paraId="5B3B8030" w14:textId="36CF7A8A" w:rsidR="00F67BE1" w:rsidRPr="00F67BE1" w:rsidRDefault="00F67BE1" w:rsidP="00F67BE1">
      <w:pPr>
        <w:rPr>
          <w:rFonts w:ascii="Cambria" w:hAnsi="Cambria"/>
          <w:sz w:val="20"/>
          <w:szCs w:val="20"/>
        </w:rPr>
      </w:pPr>
      <w:r w:rsidRPr="00F67BE1">
        <w:rPr>
          <w:rFonts w:ascii="Cambria" w:hAnsi="Cambria"/>
          <w:sz w:val="20"/>
          <w:szCs w:val="20"/>
        </w:rPr>
        <w:t xml:space="preserve">                "LastName": ""</w:t>
      </w:r>
    </w:p>
    <w:p w14:paraId="14B19A31" w14:textId="77777777" w:rsidR="00F67BE1" w:rsidRPr="00F67BE1" w:rsidRDefault="00F67BE1" w:rsidP="00F67BE1">
      <w:pPr>
        <w:rPr>
          <w:rFonts w:ascii="Cambria" w:hAnsi="Cambria"/>
          <w:sz w:val="20"/>
          <w:szCs w:val="20"/>
        </w:rPr>
      </w:pPr>
      <w:r w:rsidRPr="00F67BE1">
        <w:rPr>
          <w:rFonts w:ascii="Cambria" w:hAnsi="Cambria"/>
          <w:sz w:val="20"/>
          <w:szCs w:val="20"/>
        </w:rPr>
        <w:t xml:space="preserve">            },</w:t>
      </w:r>
    </w:p>
    <w:p w14:paraId="7C74FABA" w14:textId="77777777" w:rsidR="00F67BE1" w:rsidRPr="00F67BE1" w:rsidRDefault="00F67BE1" w:rsidP="00F67BE1">
      <w:pPr>
        <w:rPr>
          <w:rFonts w:ascii="Cambria" w:hAnsi="Cambria"/>
          <w:sz w:val="20"/>
          <w:szCs w:val="20"/>
        </w:rPr>
      </w:pPr>
      <w:r w:rsidRPr="00F67BE1">
        <w:rPr>
          <w:rFonts w:ascii="Cambria" w:hAnsi="Cambria"/>
          <w:sz w:val="20"/>
          <w:szCs w:val="20"/>
        </w:rPr>
        <w:t xml:space="preserve">            "Address": {</w:t>
      </w:r>
    </w:p>
    <w:p w14:paraId="2EC3A2DD" w14:textId="509CDF24" w:rsidR="00F67BE1" w:rsidRPr="00F67BE1" w:rsidRDefault="00F67BE1" w:rsidP="00F67BE1">
      <w:pPr>
        <w:rPr>
          <w:rFonts w:ascii="Cambria" w:hAnsi="Cambria"/>
          <w:sz w:val="20"/>
          <w:szCs w:val="20"/>
        </w:rPr>
      </w:pPr>
      <w:r w:rsidRPr="00F67BE1">
        <w:rPr>
          <w:rFonts w:ascii="Cambria" w:hAnsi="Cambria"/>
          <w:sz w:val="20"/>
          <w:szCs w:val="20"/>
        </w:rPr>
        <w:t xml:space="preserve">                "Street": "",</w:t>
      </w:r>
    </w:p>
    <w:p w14:paraId="224BC457" w14:textId="2D294E35" w:rsidR="00F67BE1" w:rsidRPr="00F67BE1" w:rsidRDefault="00F67BE1" w:rsidP="00F67BE1">
      <w:pPr>
        <w:rPr>
          <w:rFonts w:ascii="Cambria" w:hAnsi="Cambria"/>
          <w:sz w:val="20"/>
          <w:szCs w:val="20"/>
        </w:rPr>
      </w:pPr>
      <w:r w:rsidRPr="00F67BE1">
        <w:rPr>
          <w:rFonts w:ascii="Cambria" w:hAnsi="Cambria"/>
          <w:sz w:val="20"/>
          <w:szCs w:val="20"/>
        </w:rPr>
        <w:t xml:space="preserve">                "City": "",</w:t>
      </w:r>
    </w:p>
    <w:p w14:paraId="4FB7FF18" w14:textId="24AA10D6" w:rsidR="00F67BE1" w:rsidRPr="00F67BE1" w:rsidRDefault="00F67BE1" w:rsidP="00F67BE1">
      <w:pPr>
        <w:rPr>
          <w:rFonts w:ascii="Cambria" w:hAnsi="Cambria"/>
          <w:sz w:val="20"/>
          <w:szCs w:val="20"/>
        </w:rPr>
      </w:pPr>
      <w:r w:rsidRPr="00F67BE1">
        <w:rPr>
          <w:rFonts w:ascii="Cambria" w:hAnsi="Cambria"/>
          <w:sz w:val="20"/>
          <w:szCs w:val="20"/>
        </w:rPr>
        <w:t xml:space="preserve">                "State": "",</w:t>
      </w:r>
    </w:p>
    <w:p w14:paraId="60C20C1D" w14:textId="2B54A375" w:rsidR="00F67BE1" w:rsidRPr="00F67BE1" w:rsidRDefault="00F67BE1" w:rsidP="00F67BE1">
      <w:pPr>
        <w:rPr>
          <w:rFonts w:ascii="Cambria" w:hAnsi="Cambria"/>
          <w:sz w:val="20"/>
          <w:szCs w:val="20"/>
        </w:rPr>
      </w:pPr>
      <w:r w:rsidRPr="00F67BE1">
        <w:rPr>
          <w:rFonts w:ascii="Cambria" w:hAnsi="Cambria"/>
          <w:sz w:val="20"/>
          <w:szCs w:val="20"/>
        </w:rPr>
        <w:t xml:space="preserve">                "Zip": ""</w:t>
      </w:r>
    </w:p>
    <w:p w14:paraId="0F57B0EB" w14:textId="77777777" w:rsidR="00F67BE1" w:rsidRPr="00F67BE1" w:rsidRDefault="00F67BE1" w:rsidP="00F67BE1">
      <w:pPr>
        <w:rPr>
          <w:rFonts w:ascii="Cambria" w:hAnsi="Cambria"/>
          <w:sz w:val="20"/>
          <w:szCs w:val="20"/>
        </w:rPr>
      </w:pPr>
      <w:r w:rsidRPr="00F67BE1">
        <w:rPr>
          <w:rFonts w:ascii="Cambria" w:hAnsi="Cambria"/>
          <w:sz w:val="20"/>
          <w:szCs w:val="20"/>
        </w:rPr>
        <w:t xml:space="preserve">            }</w:t>
      </w:r>
    </w:p>
    <w:p w14:paraId="322AEEEE" w14:textId="77777777" w:rsidR="00F67BE1" w:rsidRPr="00F67BE1" w:rsidRDefault="00F67BE1" w:rsidP="00F67BE1">
      <w:pPr>
        <w:rPr>
          <w:rFonts w:ascii="Cambria" w:hAnsi="Cambria"/>
          <w:sz w:val="20"/>
          <w:szCs w:val="20"/>
        </w:rPr>
      </w:pPr>
      <w:r w:rsidRPr="00F67BE1">
        <w:rPr>
          <w:rFonts w:ascii="Cambria" w:hAnsi="Cambria"/>
          <w:sz w:val="20"/>
          <w:szCs w:val="20"/>
        </w:rPr>
        <w:t xml:space="preserve">        },</w:t>
      </w:r>
    </w:p>
    <w:p w14:paraId="341CE5D8" w14:textId="77777777" w:rsidR="00F67BE1" w:rsidRPr="00F67BE1" w:rsidRDefault="00F67BE1" w:rsidP="00F67BE1">
      <w:pPr>
        <w:rPr>
          <w:rFonts w:ascii="Cambria" w:hAnsi="Cambria"/>
          <w:sz w:val="20"/>
          <w:szCs w:val="20"/>
        </w:rPr>
      </w:pPr>
      <w:r w:rsidRPr="00F67BE1">
        <w:rPr>
          <w:rFonts w:ascii="Cambria" w:hAnsi="Cambria"/>
          <w:sz w:val="20"/>
          <w:szCs w:val="20"/>
        </w:rPr>
        <w:t xml:space="preserve">        "MailingStatus": "Shipped",</w:t>
      </w:r>
    </w:p>
    <w:p w14:paraId="53AA70F3" w14:textId="1272A512" w:rsidR="00F67BE1" w:rsidRPr="00F67BE1" w:rsidRDefault="00F67BE1" w:rsidP="00F67BE1">
      <w:pPr>
        <w:rPr>
          <w:rFonts w:ascii="Cambria" w:hAnsi="Cambria"/>
          <w:sz w:val="20"/>
          <w:szCs w:val="20"/>
        </w:rPr>
      </w:pPr>
      <w:r w:rsidRPr="00F67BE1">
        <w:rPr>
          <w:rFonts w:ascii="Cambria" w:hAnsi="Cambria"/>
          <w:sz w:val="20"/>
          <w:szCs w:val="20"/>
        </w:rPr>
        <w:t xml:space="preserve">        "ShippedOn": "</w:t>
      </w:r>
      <w:r w:rsidR="00067A89" w:rsidRPr="00E23E90">
        <w:rPr>
          <w:rFonts w:ascii="Cambria" w:hAnsi="Cambria" w:cs="Times New Roman"/>
          <w:sz w:val="20"/>
          <w:szCs w:val="20"/>
        </w:rPr>
        <w:t>0001-01-01T00:00:00</w:t>
      </w:r>
      <w:r w:rsidRPr="00F67BE1">
        <w:rPr>
          <w:rFonts w:ascii="Cambria" w:hAnsi="Cambria"/>
          <w:sz w:val="20"/>
          <w:szCs w:val="20"/>
        </w:rPr>
        <w:t>",</w:t>
      </w:r>
    </w:p>
    <w:p w14:paraId="4CBC002E" w14:textId="53336C38" w:rsidR="00F67BE1" w:rsidRPr="00F67BE1" w:rsidRDefault="00F67BE1" w:rsidP="00F67BE1">
      <w:pPr>
        <w:rPr>
          <w:rFonts w:ascii="Cambria" w:hAnsi="Cambria"/>
          <w:sz w:val="20"/>
          <w:szCs w:val="20"/>
        </w:rPr>
      </w:pPr>
      <w:r w:rsidRPr="00F67BE1">
        <w:rPr>
          <w:rFonts w:ascii="Cambria" w:hAnsi="Cambria"/>
          <w:sz w:val="20"/>
          <w:szCs w:val="20"/>
        </w:rPr>
        <w:t xml:space="preserve">        "ShippingMethod": "",</w:t>
      </w:r>
    </w:p>
    <w:p w14:paraId="635FBFBF" w14:textId="76CB8186" w:rsidR="00F67BE1" w:rsidRPr="00F67BE1" w:rsidRDefault="00F67BE1" w:rsidP="00F67BE1">
      <w:pPr>
        <w:rPr>
          <w:rFonts w:ascii="Cambria" w:hAnsi="Cambria"/>
          <w:sz w:val="20"/>
          <w:szCs w:val="20"/>
        </w:rPr>
      </w:pPr>
      <w:r w:rsidRPr="00F67BE1">
        <w:rPr>
          <w:rFonts w:ascii="Cambria" w:hAnsi="Cambria"/>
          <w:sz w:val="20"/>
          <w:szCs w:val="20"/>
        </w:rPr>
        <w:t xml:space="preserve">        "ShippingServiceType": "",</w:t>
      </w:r>
    </w:p>
    <w:p w14:paraId="6B4BF6D3" w14:textId="7834E212" w:rsidR="00F67BE1" w:rsidRPr="00F67BE1" w:rsidRDefault="00F67BE1" w:rsidP="00F67BE1">
      <w:pPr>
        <w:rPr>
          <w:rFonts w:ascii="Cambria" w:hAnsi="Cambria"/>
          <w:sz w:val="20"/>
          <w:szCs w:val="20"/>
        </w:rPr>
      </w:pPr>
      <w:r w:rsidRPr="00F67BE1">
        <w:rPr>
          <w:rFonts w:ascii="Cambria" w:hAnsi="Cambria"/>
          <w:sz w:val="20"/>
          <w:szCs w:val="20"/>
        </w:rPr>
        <w:t xml:space="preserve">        "TrackingNumber": "",</w:t>
      </w:r>
    </w:p>
    <w:p w14:paraId="5C48E0D4" w14:textId="4B8F0A77" w:rsidR="00F67BE1" w:rsidRPr="00F67BE1" w:rsidRDefault="00F67BE1" w:rsidP="00F67BE1">
      <w:pPr>
        <w:rPr>
          <w:rFonts w:ascii="Cambria" w:hAnsi="Cambria"/>
          <w:sz w:val="20"/>
          <w:szCs w:val="20"/>
        </w:rPr>
      </w:pPr>
      <w:r w:rsidRPr="00F67BE1">
        <w:rPr>
          <w:rFonts w:ascii="Cambria" w:hAnsi="Cambria"/>
          <w:sz w:val="20"/>
          <w:szCs w:val="20"/>
        </w:rPr>
        <w:t xml:space="preserve">        "TotalPages": </w:t>
      </w:r>
      <w:r w:rsidR="00067A89">
        <w:rPr>
          <w:rFonts w:ascii="Cambria" w:hAnsi="Cambria"/>
          <w:sz w:val="20"/>
          <w:szCs w:val="20"/>
        </w:rPr>
        <w:t>0</w:t>
      </w:r>
      <w:r w:rsidRPr="00F67BE1">
        <w:rPr>
          <w:rFonts w:ascii="Cambria" w:hAnsi="Cambria"/>
          <w:sz w:val="20"/>
          <w:szCs w:val="20"/>
        </w:rPr>
        <w:t>,</w:t>
      </w:r>
    </w:p>
    <w:p w14:paraId="72E61FAC" w14:textId="65D49D3C" w:rsidR="00F67BE1" w:rsidRPr="00F67BE1" w:rsidRDefault="00F67BE1" w:rsidP="00F67BE1">
      <w:pPr>
        <w:rPr>
          <w:rFonts w:ascii="Cambria" w:hAnsi="Cambria"/>
          <w:sz w:val="20"/>
          <w:szCs w:val="20"/>
        </w:rPr>
      </w:pPr>
      <w:r w:rsidRPr="00F67BE1">
        <w:rPr>
          <w:rFonts w:ascii="Cambria" w:hAnsi="Cambria"/>
          <w:sz w:val="20"/>
          <w:szCs w:val="20"/>
        </w:rPr>
        <w:t xml:space="preserve">        "TotalSheets": </w:t>
      </w:r>
      <w:r w:rsidR="00067A89">
        <w:rPr>
          <w:rFonts w:ascii="Cambria" w:hAnsi="Cambria"/>
          <w:sz w:val="20"/>
          <w:szCs w:val="20"/>
        </w:rPr>
        <w:t>0</w:t>
      </w:r>
    </w:p>
    <w:p w14:paraId="3F14295D" w14:textId="0159F097" w:rsidR="00E23E90" w:rsidRPr="00724B66" w:rsidRDefault="00F67BE1" w:rsidP="00F67BE1">
      <w:pPr>
        <w:rPr>
          <w:rFonts w:ascii="Cambria" w:hAnsi="Cambria"/>
          <w:sz w:val="20"/>
          <w:szCs w:val="20"/>
        </w:rPr>
      </w:pPr>
      <w:r w:rsidRPr="00F67BE1">
        <w:rPr>
          <w:rFonts w:ascii="Cambria" w:hAnsi="Cambria"/>
          <w:sz w:val="20"/>
          <w:szCs w:val="20"/>
        </w:rPr>
        <w:t xml:space="preserve">    }</w:t>
      </w:r>
    </w:p>
    <w:p w14:paraId="521FC293" w14:textId="03839FCB" w:rsidR="00E23E90" w:rsidRPr="00724B66" w:rsidRDefault="00E23E90" w:rsidP="00E23E90">
      <w:pPr>
        <w:rPr>
          <w:rFonts w:ascii="Cambria" w:hAnsi="Cambria"/>
          <w:sz w:val="20"/>
          <w:szCs w:val="20"/>
        </w:rPr>
      </w:pPr>
      <w:r w:rsidRPr="00724B66">
        <w:rPr>
          <w:rFonts w:ascii="Cambria" w:hAnsi="Cambria"/>
          <w:sz w:val="20"/>
          <w:szCs w:val="20"/>
        </w:rPr>
        <w:t>]</w:t>
      </w:r>
    </w:p>
    <w:p w14:paraId="19CF4D1E" w14:textId="77777777" w:rsidR="00741E89" w:rsidRPr="00741E89" w:rsidRDefault="00741E89" w:rsidP="00741E89"/>
    <w:p w14:paraId="10AA9CE4" w14:textId="77777777" w:rsidR="00216695" w:rsidRDefault="00216695">
      <w:pPr>
        <w:rPr>
          <w:rFonts w:asciiTheme="majorHAnsi" w:eastAsiaTheme="majorEastAsia" w:hAnsiTheme="majorHAnsi" w:cstheme="majorBidi"/>
          <w:color w:val="2F5496" w:themeColor="accent1" w:themeShade="BF"/>
          <w:sz w:val="26"/>
          <w:szCs w:val="26"/>
        </w:rPr>
      </w:pPr>
      <w:r>
        <w:br w:type="page"/>
      </w:r>
    </w:p>
    <w:p w14:paraId="32E066EE" w14:textId="6D207162" w:rsidR="00E1440D" w:rsidRDefault="00A71229" w:rsidP="00842059">
      <w:pPr>
        <w:pStyle w:val="Heading2"/>
      </w:pPr>
      <w:bookmarkStart w:id="37" w:name="_Toc56634915"/>
      <w:r w:rsidRPr="00C06B81">
        <w:lastRenderedPageBreak/>
        <w:t xml:space="preserve">CoreLogic – </w:t>
      </w:r>
      <w:r>
        <w:t>Pullback</w:t>
      </w:r>
      <w:r w:rsidRPr="00C06B81">
        <w:t xml:space="preserve"> </w:t>
      </w:r>
      <w:r>
        <w:t>API</w:t>
      </w:r>
      <w:bookmarkEnd w:id="37"/>
    </w:p>
    <w:p w14:paraId="30BF9E5C" w14:textId="06804D20" w:rsidR="00BD3AD8" w:rsidRDefault="00BD3AD8" w:rsidP="00E1440D">
      <w:r>
        <w:t>The pullback API allows client applications to “request” pullback for specific package(s). Once a print &amp; ship request is submitted, it can be anywhere in the process cycle. Depending on the current status, it may or may not be possible to execute pullback. Consider the following scenarios:</w:t>
      </w:r>
    </w:p>
    <w:p w14:paraId="5E5FF651" w14:textId="6B2E38FC" w:rsidR="00BD3AD8" w:rsidRDefault="00BD3AD8" w:rsidP="00BD3AD8">
      <w:pPr>
        <w:pStyle w:val="ListParagraph"/>
        <w:numPr>
          <w:ilvl w:val="0"/>
          <w:numId w:val="15"/>
        </w:numPr>
      </w:pPr>
      <w:r>
        <w:t xml:space="preserve">If a package is being processed by our job and yet to be submitted to our print team, </w:t>
      </w:r>
      <w:r w:rsidR="00265E1F">
        <w:t>pullback request should succeed within minutes.</w:t>
      </w:r>
    </w:p>
    <w:p w14:paraId="674D1933" w14:textId="1D965AC9" w:rsidR="00265E1F" w:rsidRDefault="00265E1F" w:rsidP="00BD3AD8">
      <w:pPr>
        <w:pStyle w:val="ListParagraph"/>
        <w:numPr>
          <w:ilvl w:val="0"/>
          <w:numId w:val="15"/>
        </w:numPr>
      </w:pPr>
      <w:r>
        <w:t xml:space="preserve">If a package is delivered to print team for fulfillment, </w:t>
      </w:r>
      <w:r w:rsidR="00AB6410">
        <w:t>it must be manually aborted. In this case, pullback request should succeed but it will take longer to receive confirmation on pullback.</w:t>
      </w:r>
    </w:p>
    <w:p w14:paraId="0F865F2F" w14:textId="3478C18C" w:rsidR="002E51C8" w:rsidRDefault="00BD3AD8" w:rsidP="00BD3AD8">
      <w:pPr>
        <w:pStyle w:val="ListParagraph"/>
        <w:numPr>
          <w:ilvl w:val="0"/>
          <w:numId w:val="15"/>
        </w:numPr>
      </w:pPr>
      <w:r>
        <w:t>If a package is picked up by courier company, pullback is not entertained.</w:t>
      </w:r>
    </w:p>
    <w:p w14:paraId="17A5EA0F" w14:textId="09FAF8F3" w:rsidR="003F4686" w:rsidRDefault="003F4686">
      <w:r>
        <w:t>The outcome of pullback request is submitted with delivery report.</w:t>
      </w:r>
      <w:r w:rsidR="0007340F">
        <w:t xml:space="preserve"> If it succeeds, </w:t>
      </w:r>
      <w:r w:rsidR="0007340F" w:rsidRPr="0007340F">
        <w:t>MailingStatus</w:t>
      </w:r>
      <w:r w:rsidR="0007340F">
        <w:t xml:space="preserve"> is reported as </w:t>
      </w:r>
      <w:r w:rsidR="0007340F" w:rsidRPr="0007340F">
        <w:t>"PulledBack",</w:t>
      </w:r>
      <w:r w:rsidR="0007340F">
        <w:t xml:space="preserve"> otherwise, it is either “Shipped” or “Error”.</w:t>
      </w:r>
    </w:p>
    <w:p w14:paraId="6D2EA63A" w14:textId="77777777" w:rsidR="00507F7A" w:rsidRDefault="00507F7A"/>
    <w:p w14:paraId="2AFA79CE" w14:textId="77777777" w:rsidR="00507F7A" w:rsidRPr="00C06B81" w:rsidRDefault="00507F7A" w:rsidP="00507F7A">
      <w:pPr>
        <w:pStyle w:val="Heading3"/>
        <w:rPr>
          <w:rFonts w:ascii="Times New Roman" w:hAnsi="Times New Roman" w:cs="Times New Roman"/>
        </w:rPr>
      </w:pPr>
      <w:bookmarkStart w:id="38" w:name="_Toc56634916"/>
      <w:r w:rsidRPr="00C06B81">
        <w:rPr>
          <w:rFonts w:ascii="Times New Roman" w:hAnsi="Times New Roman" w:cs="Times New Roman"/>
        </w:rPr>
        <w:t xml:space="preserve">Sample </w:t>
      </w:r>
      <w:r>
        <w:rPr>
          <w:rFonts w:ascii="Times New Roman" w:hAnsi="Times New Roman" w:cs="Times New Roman"/>
        </w:rPr>
        <w:t>JSON</w:t>
      </w:r>
      <w:r w:rsidRPr="00C06B81">
        <w:rPr>
          <w:rFonts w:ascii="Times New Roman" w:hAnsi="Times New Roman" w:cs="Times New Roman"/>
        </w:rPr>
        <w:t xml:space="preserve"> Request</w:t>
      </w:r>
      <w:bookmarkEnd w:id="38"/>
      <w:r w:rsidRPr="00C06B81">
        <w:rPr>
          <w:rFonts w:ascii="Times New Roman" w:hAnsi="Times New Roman" w:cs="Times New Roman"/>
        </w:rPr>
        <w:br/>
      </w:r>
    </w:p>
    <w:p w14:paraId="661FAC66" w14:textId="4FCA8588" w:rsidR="00507F7A" w:rsidRDefault="00507F7A" w:rsidP="00507F7A">
      <w:pPr>
        <w:rPr>
          <w:rFonts w:ascii="Times New Roman" w:hAnsi="Times New Roman" w:cs="Times New Roman"/>
        </w:rPr>
      </w:pPr>
      <w:r w:rsidRPr="00F22427">
        <w:rPr>
          <w:rFonts w:ascii="Times New Roman" w:hAnsi="Times New Roman" w:cs="Times New Roman"/>
        </w:rPr>
        <w:t>POST /</w:t>
      </w:r>
      <w:r w:rsidRPr="00507F7A">
        <w:rPr>
          <w:rFonts w:ascii="Times New Roman" w:hAnsi="Times New Roman" w:cs="Times New Roman"/>
        </w:rPr>
        <w:t>api/requestpullback</w:t>
      </w:r>
      <w:r w:rsidRPr="00F22427">
        <w:rPr>
          <w:rFonts w:ascii="Times New Roman" w:hAnsi="Times New Roman" w:cs="Times New Roman"/>
        </w:rPr>
        <w:t xml:space="preserve"> HTTP/1.1</w:t>
      </w:r>
      <w:r w:rsidRPr="00F22427" w:rsidDel="00F22427">
        <w:rPr>
          <w:rFonts w:ascii="Times New Roman" w:hAnsi="Times New Roman" w:cs="Times New Roman"/>
        </w:rPr>
        <w:t xml:space="preserve"> </w:t>
      </w:r>
    </w:p>
    <w:p w14:paraId="6825B9B7" w14:textId="14022678" w:rsidR="00507F7A" w:rsidRPr="00C06B81" w:rsidRDefault="00507F7A" w:rsidP="00507F7A">
      <w:pPr>
        <w:rPr>
          <w:rFonts w:ascii="Times New Roman" w:hAnsi="Times New Roman" w:cs="Times New Roman"/>
        </w:rPr>
      </w:pPr>
      <w:r>
        <w:rPr>
          <w:rFonts w:ascii="Times New Roman" w:hAnsi="Times New Roman" w:cs="Times New Roman"/>
        </w:rPr>
        <w:t xml:space="preserve">Content Type: </w:t>
      </w:r>
      <w:r w:rsidRPr="00507F7A">
        <w:rPr>
          <w:rFonts w:ascii="Times New Roman" w:hAnsi="Times New Roman" w:cs="Times New Roman"/>
        </w:rPr>
        <w:t>application/json</w:t>
      </w:r>
    </w:p>
    <w:p w14:paraId="0A529A91" w14:textId="77777777" w:rsidR="00507F7A" w:rsidRPr="00BE11F6" w:rsidRDefault="00507F7A" w:rsidP="00507F7A">
      <w:pPr>
        <w:rPr>
          <w:rFonts w:ascii="Times New Roman" w:hAnsi="Times New Roman" w:cs="Times New Roman"/>
        </w:rPr>
      </w:pPr>
      <w:r w:rsidRPr="00BE11F6">
        <w:rPr>
          <w:rFonts w:ascii="Times New Roman" w:hAnsi="Times New Roman" w:cs="Times New Roman"/>
        </w:rPr>
        <w:t>HTTP Headers:</w:t>
      </w:r>
    </w:p>
    <w:tbl>
      <w:tblPr>
        <w:tblStyle w:val="PlainTable11"/>
        <w:tblW w:w="0" w:type="auto"/>
        <w:tblLook w:val="04A0" w:firstRow="1" w:lastRow="0" w:firstColumn="1" w:lastColumn="0" w:noHBand="0" w:noVBand="1"/>
      </w:tblPr>
      <w:tblGrid>
        <w:gridCol w:w="1438"/>
        <w:gridCol w:w="1558"/>
      </w:tblGrid>
      <w:tr w:rsidR="00507F7A" w14:paraId="560658C1" w14:textId="77777777" w:rsidTr="001B0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007489" w14:textId="77777777" w:rsidR="00507F7A" w:rsidRDefault="00507F7A" w:rsidP="001B0598">
            <w:pPr>
              <w:rPr>
                <w:rFonts w:ascii="Times New Roman" w:hAnsi="Times New Roman" w:cs="Times New Roman"/>
              </w:rPr>
            </w:pPr>
            <w:r>
              <w:rPr>
                <w:rFonts w:ascii="Times New Roman" w:hAnsi="Times New Roman" w:cs="Times New Roman"/>
              </w:rPr>
              <w:t>Key</w:t>
            </w:r>
          </w:p>
        </w:tc>
        <w:tc>
          <w:tcPr>
            <w:tcW w:w="0" w:type="auto"/>
          </w:tcPr>
          <w:p w14:paraId="128366AB" w14:textId="77777777" w:rsidR="00507F7A" w:rsidRDefault="00507F7A" w:rsidP="001B059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Value</w:t>
            </w:r>
          </w:p>
        </w:tc>
      </w:tr>
      <w:tr w:rsidR="00507F7A" w14:paraId="187AB3AA" w14:textId="77777777" w:rsidTr="001B0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87CB84" w14:textId="77777777" w:rsidR="00507F7A" w:rsidRPr="00842059" w:rsidRDefault="00507F7A" w:rsidP="001B0598">
            <w:pPr>
              <w:rPr>
                <w:rFonts w:ascii="Times New Roman" w:hAnsi="Times New Roman" w:cs="Times New Roman"/>
                <w:b w:val="0"/>
                <w:bCs w:val="0"/>
              </w:rPr>
            </w:pPr>
            <w:r w:rsidRPr="007D596D">
              <w:rPr>
                <w:rFonts w:ascii="Times New Roman" w:hAnsi="Times New Roman" w:cs="Times New Roman"/>
                <w:b w:val="0"/>
                <w:bCs w:val="0"/>
              </w:rPr>
              <w:t>Authorization</w:t>
            </w:r>
          </w:p>
        </w:tc>
        <w:tc>
          <w:tcPr>
            <w:tcW w:w="0" w:type="auto"/>
          </w:tcPr>
          <w:p w14:paraId="109753E8" w14:textId="77777777" w:rsidR="00507F7A" w:rsidRDefault="00507F7A" w:rsidP="001B05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596D">
              <w:rPr>
                <w:rFonts w:ascii="Times New Roman" w:hAnsi="Times New Roman" w:cs="Times New Roman"/>
              </w:rPr>
              <w:t>Bearer {token}</w:t>
            </w:r>
          </w:p>
        </w:tc>
      </w:tr>
    </w:tbl>
    <w:p w14:paraId="31ABE845" w14:textId="77777777" w:rsidR="00507F7A" w:rsidRDefault="00507F7A"/>
    <w:p w14:paraId="3B7A0A3A" w14:textId="77777777" w:rsidR="00D3381D" w:rsidRDefault="00D3381D" w:rsidP="00D3381D">
      <w:pPr>
        <w:rPr>
          <w:rFonts w:ascii="Times New Roman" w:hAnsi="Times New Roman" w:cs="Times New Roman"/>
        </w:rPr>
      </w:pPr>
      <w:r w:rsidRPr="00C06B81">
        <w:rPr>
          <w:rFonts w:ascii="Times New Roman" w:hAnsi="Times New Roman" w:cs="Times New Roman"/>
        </w:rPr>
        <w:t>Request Format</w:t>
      </w:r>
    </w:p>
    <w:p w14:paraId="3B5AB1A8" w14:textId="115B4198" w:rsidR="00D3381D" w:rsidRDefault="00D3381D">
      <w:pPr>
        <w:rPr>
          <w:rFonts w:ascii="Times New Roman" w:hAnsi="Times New Roman" w:cs="Times New Roman"/>
        </w:rPr>
      </w:pPr>
      <w:r>
        <w:rPr>
          <w:rFonts w:ascii="Times New Roman" w:hAnsi="Times New Roman" w:cs="Times New Roman"/>
        </w:rPr>
        <w:t xml:space="preserve">[ </w:t>
      </w:r>
      <w:r w:rsidR="00365C01">
        <w:rPr>
          <w:rFonts w:ascii="Times New Roman" w:hAnsi="Times New Roman" w:cs="Times New Roman"/>
        </w:rPr>
        <w:t>Array</w:t>
      </w:r>
      <w:r>
        <w:rPr>
          <w:rFonts w:ascii="Times New Roman" w:hAnsi="Times New Roman" w:cs="Times New Roman"/>
        </w:rPr>
        <w:t>of MailPieceIds ]</w:t>
      </w:r>
    </w:p>
    <w:p w14:paraId="74F00DF3" w14:textId="105DC074" w:rsidR="00127676" w:rsidRDefault="00127676">
      <w:pPr>
        <w:rPr>
          <w:rFonts w:ascii="Times New Roman" w:hAnsi="Times New Roman" w:cs="Times New Roman"/>
        </w:rPr>
      </w:pPr>
      <w:r>
        <w:rPr>
          <w:rFonts w:ascii="Times New Roman" w:hAnsi="Times New Roman" w:cs="Times New Roman"/>
        </w:rPr>
        <w:t>Example:</w:t>
      </w:r>
    </w:p>
    <w:p w14:paraId="0FE1CBD9" w14:textId="0CD49211" w:rsidR="00127676" w:rsidRDefault="00127676">
      <w:pPr>
        <w:rPr>
          <w:rFonts w:ascii="Times New Roman" w:hAnsi="Times New Roman" w:cs="Times New Roman"/>
        </w:rPr>
      </w:pPr>
      <w:r>
        <w:rPr>
          <w:rFonts w:ascii="Times New Roman" w:hAnsi="Times New Roman" w:cs="Times New Roman"/>
        </w:rPr>
        <w:t>[</w:t>
      </w:r>
      <w:r w:rsidRPr="00127676">
        <w:rPr>
          <w:rFonts w:ascii="Times New Roman" w:hAnsi="Times New Roman" w:cs="Times New Roman"/>
        </w:rPr>
        <w:t>"</w:t>
      </w:r>
      <w:r w:rsidR="00C66596" w:rsidRPr="008E4A6E">
        <w:rPr>
          <w:rFonts w:ascii="Times New Roman" w:hAnsi="Times New Roman" w:cs="Times New Roman"/>
          <w:sz w:val="20"/>
          <w:szCs w:val="20"/>
        </w:rPr>
        <w:t>00000000-0000-0000-0000-000000000000</w:t>
      </w:r>
      <w:r w:rsidRPr="00127676">
        <w:rPr>
          <w:rFonts w:ascii="Times New Roman" w:hAnsi="Times New Roman" w:cs="Times New Roman"/>
        </w:rPr>
        <w:t>", "</w:t>
      </w:r>
      <w:r w:rsidR="00C66596" w:rsidRPr="008E4A6E">
        <w:rPr>
          <w:rFonts w:ascii="Times New Roman" w:hAnsi="Times New Roman" w:cs="Times New Roman"/>
          <w:sz w:val="20"/>
          <w:szCs w:val="20"/>
        </w:rPr>
        <w:t>00000000-0000-0000-0000-000000000000</w:t>
      </w:r>
      <w:r>
        <w:rPr>
          <w:rFonts w:ascii="Times New Roman" w:hAnsi="Times New Roman" w:cs="Times New Roman"/>
        </w:rPr>
        <w:t>"]</w:t>
      </w:r>
    </w:p>
    <w:p w14:paraId="3F19389B" w14:textId="77777777" w:rsidR="002F1E4A" w:rsidRDefault="002F1E4A">
      <w:pPr>
        <w:rPr>
          <w:rFonts w:ascii="Times New Roman" w:hAnsi="Times New Roman" w:cs="Times New Roman"/>
        </w:rPr>
      </w:pPr>
    </w:p>
    <w:p w14:paraId="4430B521" w14:textId="77777777" w:rsidR="002F1E4A" w:rsidRPr="00C06B81" w:rsidRDefault="002F1E4A" w:rsidP="002F1E4A">
      <w:pPr>
        <w:pStyle w:val="Heading3"/>
        <w:rPr>
          <w:rFonts w:ascii="Times New Roman" w:hAnsi="Times New Roman" w:cs="Times New Roman"/>
        </w:rPr>
      </w:pPr>
      <w:bookmarkStart w:id="39" w:name="_Toc56634917"/>
      <w:r>
        <w:rPr>
          <w:rFonts w:ascii="Times New Roman" w:hAnsi="Times New Roman" w:cs="Times New Roman"/>
        </w:rPr>
        <w:t>Pullback</w:t>
      </w:r>
      <w:r w:rsidRPr="00C06B81">
        <w:rPr>
          <w:rFonts w:ascii="Times New Roman" w:hAnsi="Times New Roman" w:cs="Times New Roman"/>
        </w:rPr>
        <w:t xml:space="preserve"> Response</w:t>
      </w:r>
      <w:bookmarkEnd w:id="39"/>
    </w:p>
    <w:p w14:paraId="1BA19BF7" w14:textId="77777777" w:rsidR="002F1E4A" w:rsidRPr="00C06B81" w:rsidRDefault="002F1E4A" w:rsidP="002F1E4A">
      <w:pPr>
        <w:pStyle w:val="NormalWeb"/>
        <w:spacing w:before="150" w:beforeAutospacing="0" w:after="0" w:afterAutospacing="0"/>
        <w:rPr>
          <w:sz w:val="22"/>
          <w:szCs w:val="22"/>
          <w:lang w:val="en-US" w:eastAsia="en-US"/>
        </w:rPr>
      </w:pPr>
      <w:r w:rsidRPr="00C06B81">
        <w:rPr>
          <w:sz w:val="22"/>
          <w:szCs w:val="22"/>
          <w:lang w:val="en-US" w:eastAsia="en-US"/>
        </w:rPr>
        <w:t>All response bodies are JSON-formatted with "Content-Type: application/json"</w:t>
      </w:r>
    </w:p>
    <w:p w14:paraId="21E91891" w14:textId="77777777" w:rsidR="002F1E4A" w:rsidRDefault="002F1E4A" w:rsidP="002F1E4A">
      <w:pPr>
        <w:rPr>
          <w:rFonts w:ascii="Times New Roman" w:hAnsi="Times New Roman" w:cs="Times New Roman"/>
        </w:rPr>
      </w:pPr>
      <w:r w:rsidRPr="00C06B81">
        <w:rPr>
          <w:rFonts w:ascii="Times New Roman" w:hAnsi="Times New Roman" w:cs="Times New Roman"/>
        </w:rPr>
        <w:t>Below is the sample example of a response</w:t>
      </w:r>
      <w:r>
        <w:rPr>
          <w:rFonts w:ascii="Times New Roman" w:hAnsi="Times New Roman" w:cs="Times New Roman"/>
        </w:rPr>
        <w:t>.</w:t>
      </w:r>
    </w:p>
    <w:p w14:paraId="1E858BDE" w14:textId="77777777" w:rsidR="002F1E4A" w:rsidRPr="00C06B81" w:rsidRDefault="002F1E4A" w:rsidP="002F1E4A">
      <w:pPr>
        <w:pStyle w:val="Heading3"/>
        <w:rPr>
          <w:rFonts w:ascii="Times New Roman" w:hAnsi="Times New Roman" w:cs="Times New Roman"/>
        </w:rPr>
      </w:pPr>
      <w:bookmarkStart w:id="40" w:name="_Toc26277259"/>
      <w:bookmarkStart w:id="41" w:name="_Toc56634918"/>
      <w:r w:rsidRPr="00C06B81">
        <w:rPr>
          <w:rFonts w:ascii="Times New Roman" w:hAnsi="Times New Roman" w:cs="Times New Roman"/>
        </w:rPr>
        <w:t>Response Code</w:t>
      </w:r>
      <w:bookmarkEnd w:id="40"/>
      <w:bookmarkEnd w:id="41"/>
      <w:r w:rsidRPr="00C06B81">
        <w:rPr>
          <w:rFonts w:ascii="Times New Roman" w:hAnsi="Times New Roman" w:cs="Times New Roman"/>
        </w:rPr>
        <w:br/>
      </w:r>
    </w:p>
    <w:tbl>
      <w:tblPr>
        <w:tblStyle w:val="GridTable1Light-Accent11"/>
        <w:tblW w:w="5000" w:type="pct"/>
        <w:tblLook w:val="04A0" w:firstRow="1" w:lastRow="0" w:firstColumn="1" w:lastColumn="0" w:noHBand="0" w:noVBand="1"/>
      </w:tblPr>
      <w:tblGrid>
        <w:gridCol w:w="4675"/>
        <w:gridCol w:w="4675"/>
      </w:tblGrid>
      <w:tr w:rsidR="002F1E4A" w:rsidRPr="00C06B81" w14:paraId="19FE08C1" w14:textId="77777777" w:rsidTr="001B0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4537F85" w14:textId="77777777" w:rsidR="002F1E4A" w:rsidRPr="00C06B81" w:rsidRDefault="002F1E4A" w:rsidP="001B0598">
            <w:pPr>
              <w:rPr>
                <w:rFonts w:ascii="Times New Roman" w:hAnsi="Times New Roman" w:cs="Times New Roman"/>
              </w:rPr>
            </w:pPr>
            <w:r w:rsidRPr="00C06B81">
              <w:rPr>
                <w:rFonts w:ascii="Times New Roman" w:hAnsi="Times New Roman" w:cs="Times New Roman"/>
              </w:rPr>
              <w:t>Condition</w:t>
            </w:r>
          </w:p>
        </w:tc>
        <w:tc>
          <w:tcPr>
            <w:tcW w:w="2500" w:type="pct"/>
          </w:tcPr>
          <w:p w14:paraId="124FC9D1" w14:textId="77777777" w:rsidR="002F1E4A" w:rsidRPr="00C06B81" w:rsidRDefault="002F1E4A" w:rsidP="001B059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06B81">
              <w:rPr>
                <w:rFonts w:ascii="Times New Roman" w:hAnsi="Times New Roman" w:cs="Times New Roman"/>
              </w:rPr>
              <w:t>Code</w:t>
            </w:r>
          </w:p>
        </w:tc>
      </w:tr>
      <w:tr w:rsidR="002F1E4A" w:rsidRPr="00C06B81" w14:paraId="6E9A0326" w14:textId="77777777" w:rsidTr="001B0598">
        <w:tc>
          <w:tcPr>
            <w:cnfStyle w:val="001000000000" w:firstRow="0" w:lastRow="0" w:firstColumn="1" w:lastColumn="0" w:oddVBand="0" w:evenVBand="0" w:oddHBand="0" w:evenHBand="0" w:firstRowFirstColumn="0" w:firstRowLastColumn="0" w:lastRowFirstColumn="0" w:lastRowLastColumn="0"/>
            <w:tcW w:w="2500" w:type="pct"/>
          </w:tcPr>
          <w:p w14:paraId="41A2A5EF" w14:textId="77777777" w:rsidR="002F1E4A" w:rsidRPr="00C06B81" w:rsidRDefault="002F1E4A" w:rsidP="001B0598">
            <w:pPr>
              <w:rPr>
                <w:rFonts w:ascii="Times New Roman" w:hAnsi="Times New Roman" w:cs="Times New Roman"/>
              </w:rPr>
            </w:pPr>
            <w:r w:rsidRPr="00C06B81">
              <w:rPr>
                <w:rFonts w:ascii="Times New Roman" w:hAnsi="Times New Roman" w:cs="Times New Roman"/>
              </w:rPr>
              <w:t>Success</w:t>
            </w:r>
          </w:p>
        </w:tc>
        <w:tc>
          <w:tcPr>
            <w:tcW w:w="2500" w:type="pct"/>
          </w:tcPr>
          <w:p w14:paraId="17C4A927" w14:textId="77777777" w:rsidR="002F1E4A" w:rsidRPr="00C06B81" w:rsidRDefault="002F1E4A" w:rsidP="001B05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6B81">
              <w:rPr>
                <w:rFonts w:ascii="Times New Roman" w:hAnsi="Times New Roman" w:cs="Times New Roman"/>
              </w:rPr>
              <w:t>200</w:t>
            </w:r>
          </w:p>
        </w:tc>
      </w:tr>
      <w:tr w:rsidR="002F1E4A" w:rsidRPr="00C06B81" w14:paraId="05D318C8" w14:textId="77777777" w:rsidTr="001B0598">
        <w:tc>
          <w:tcPr>
            <w:cnfStyle w:val="001000000000" w:firstRow="0" w:lastRow="0" w:firstColumn="1" w:lastColumn="0" w:oddVBand="0" w:evenVBand="0" w:oddHBand="0" w:evenHBand="0" w:firstRowFirstColumn="0" w:firstRowLastColumn="0" w:lastRowFirstColumn="0" w:lastRowLastColumn="0"/>
            <w:tcW w:w="2500" w:type="pct"/>
          </w:tcPr>
          <w:p w14:paraId="2577BBAC" w14:textId="77777777" w:rsidR="002F1E4A" w:rsidRPr="00C06B81" w:rsidRDefault="002F1E4A" w:rsidP="001B0598">
            <w:pPr>
              <w:rPr>
                <w:rFonts w:ascii="Times New Roman" w:hAnsi="Times New Roman" w:cs="Times New Roman"/>
              </w:rPr>
            </w:pPr>
            <w:r w:rsidRPr="00C06B81">
              <w:rPr>
                <w:rFonts w:ascii="Times New Roman" w:hAnsi="Times New Roman" w:cs="Times New Roman"/>
              </w:rPr>
              <w:t>Most Failures</w:t>
            </w:r>
          </w:p>
        </w:tc>
        <w:tc>
          <w:tcPr>
            <w:tcW w:w="2500" w:type="pct"/>
          </w:tcPr>
          <w:p w14:paraId="7D677A7D" w14:textId="77777777" w:rsidR="002F1E4A" w:rsidRPr="00C06B81" w:rsidRDefault="002F1E4A" w:rsidP="001B05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6B81">
              <w:rPr>
                <w:rFonts w:ascii="Times New Roman" w:hAnsi="Times New Roman" w:cs="Times New Roman"/>
              </w:rPr>
              <w:t>400</w:t>
            </w:r>
          </w:p>
        </w:tc>
      </w:tr>
      <w:tr w:rsidR="002F1E4A" w:rsidRPr="00C06B81" w14:paraId="55C0D5E1" w14:textId="77777777" w:rsidTr="001B0598">
        <w:tc>
          <w:tcPr>
            <w:cnfStyle w:val="001000000000" w:firstRow="0" w:lastRow="0" w:firstColumn="1" w:lastColumn="0" w:oddVBand="0" w:evenVBand="0" w:oddHBand="0" w:evenHBand="0" w:firstRowFirstColumn="0" w:firstRowLastColumn="0" w:lastRowFirstColumn="0" w:lastRowLastColumn="0"/>
            <w:tcW w:w="2500" w:type="pct"/>
          </w:tcPr>
          <w:p w14:paraId="0E6A5E71" w14:textId="77777777" w:rsidR="002F1E4A" w:rsidRPr="00C06B81" w:rsidRDefault="002F1E4A" w:rsidP="001B0598">
            <w:pPr>
              <w:rPr>
                <w:rFonts w:ascii="Times New Roman" w:hAnsi="Times New Roman" w:cs="Times New Roman"/>
              </w:rPr>
            </w:pPr>
            <w:r w:rsidRPr="00C06B81">
              <w:rPr>
                <w:rFonts w:ascii="Times New Roman" w:hAnsi="Times New Roman" w:cs="Times New Roman"/>
              </w:rPr>
              <w:t>Auth Failure</w:t>
            </w:r>
          </w:p>
        </w:tc>
        <w:tc>
          <w:tcPr>
            <w:tcW w:w="2500" w:type="pct"/>
          </w:tcPr>
          <w:p w14:paraId="21B5C7DB" w14:textId="77777777" w:rsidR="002F1E4A" w:rsidRPr="00C06B81" w:rsidRDefault="002F1E4A" w:rsidP="001B05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6B81">
              <w:rPr>
                <w:rFonts w:ascii="Times New Roman" w:hAnsi="Times New Roman" w:cs="Times New Roman"/>
              </w:rPr>
              <w:t>401</w:t>
            </w:r>
          </w:p>
        </w:tc>
      </w:tr>
      <w:tr w:rsidR="002F1E4A" w:rsidRPr="00C06B81" w14:paraId="0A23C398" w14:textId="77777777" w:rsidTr="001B0598">
        <w:tc>
          <w:tcPr>
            <w:cnfStyle w:val="001000000000" w:firstRow="0" w:lastRow="0" w:firstColumn="1" w:lastColumn="0" w:oddVBand="0" w:evenVBand="0" w:oddHBand="0" w:evenHBand="0" w:firstRowFirstColumn="0" w:firstRowLastColumn="0" w:lastRowFirstColumn="0" w:lastRowLastColumn="0"/>
            <w:tcW w:w="2500" w:type="pct"/>
          </w:tcPr>
          <w:p w14:paraId="61D9F0DA" w14:textId="77777777" w:rsidR="002F1E4A" w:rsidRPr="00C06B81" w:rsidRDefault="002F1E4A" w:rsidP="001B0598">
            <w:pPr>
              <w:rPr>
                <w:rFonts w:ascii="Times New Roman" w:hAnsi="Times New Roman" w:cs="Times New Roman"/>
              </w:rPr>
            </w:pPr>
            <w:r w:rsidRPr="00C06B81">
              <w:rPr>
                <w:rFonts w:ascii="Times New Roman" w:hAnsi="Times New Roman" w:cs="Times New Roman"/>
              </w:rPr>
              <w:t>Misc. Server Issues</w:t>
            </w:r>
          </w:p>
        </w:tc>
        <w:tc>
          <w:tcPr>
            <w:tcW w:w="2500" w:type="pct"/>
          </w:tcPr>
          <w:p w14:paraId="00F9CC6B" w14:textId="77777777" w:rsidR="002F1E4A" w:rsidRPr="00C06B81" w:rsidRDefault="002F1E4A" w:rsidP="001B05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6B81">
              <w:rPr>
                <w:rFonts w:ascii="Times New Roman" w:hAnsi="Times New Roman" w:cs="Times New Roman"/>
              </w:rPr>
              <w:t>500</w:t>
            </w:r>
          </w:p>
        </w:tc>
      </w:tr>
    </w:tbl>
    <w:p w14:paraId="459D7224" w14:textId="77777777" w:rsidR="002F1E4A" w:rsidRDefault="002F1E4A">
      <w:pPr>
        <w:rPr>
          <w:rFonts w:ascii="Times New Roman" w:hAnsi="Times New Roman" w:cs="Times New Roman"/>
        </w:rPr>
      </w:pPr>
    </w:p>
    <w:tbl>
      <w:tblPr>
        <w:tblStyle w:val="GridTable1Light-Accent11"/>
        <w:tblW w:w="5000" w:type="pct"/>
        <w:tblLook w:val="04A0" w:firstRow="1" w:lastRow="0" w:firstColumn="1" w:lastColumn="0" w:noHBand="0" w:noVBand="1"/>
      </w:tblPr>
      <w:tblGrid>
        <w:gridCol w:w="9350"/>
      </w:tblGrid>
      <w:tr w:rsidR="000C1261" w14:paraId="6BAA56D6" w14:textId="77777777" w:rsidTr="001B0598">
        <w:trPr>
          <w:cnfStyle w:val="100000000000" w:firstRow="1" w:lastRow="0" w:firstColumn="0" w:lastColumn="0" w:oddVBand="0" w:evenVBand="0" w:oddHBand="0"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B4C6E7" w:themeColor="accent1" w:themeTint="66"/>
              <w:left w:val="single" w:sz="4" w:space="0" w:color="B4C6E7" w:themeColor="accent1" w:themeTint="66"/>
              <w:right w:val="single" w:sz="4" w:space="0" w:color="B4C6E7" w:themeColor="accent1" w:themeTint="66"/>
            </w:tcBorders>
            <w:hideMark/>
          </w:tcPr>
          <w:p w14:paraId="4A1390E4" w14:textId="77777777" w:rsidR="000C1261" w:rsidRDefault="000C1261" w:rsidP="001B0598">
            <w:pPr>
              <w:pStyle w:val="Heading3"/>
              <w:outlineLvl w:val="2"/>
              <w:rPr>
                <w:rFonts w:ascii="Times New Roman" w:eastAsia="Times New Roman" w:hAnsi="Times New Roman" w:cs="Times New Roman"/>
              </w:rPr>
            </w:pPr>
            <w:bookmarkStart w:id="42" w:name="_Toc56634919"/>
            <w:r>
              <w:rPr>
                <w:rFonts w:ascii="Times New Roman" w:hAnsi="Times New Roman" w:cs="Times New Roman"/>
              </w:rPr>
              <w:t>Pullback not requested messages</w:t>
            </w:r>
            <w:bookmarkEnd w:id="42"/>
          </w:p>
        </w:tc>
      </w:tr>
      <w:tr w:rsidR="000C1261" w14:paraId="1FA2450B" w14:textId="77777777" w:rsidTr="001B0598">
        <w:trPr>
          <w:trHeight w:val="495"/>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00D2520C" w14:textId="77777777" w:rsidR="000C1261" w:rsidRDefault="000C1261" w:rsidP="001B0598">
            <w:pPr>
              <w:rPr>
                <w:rFonts w:ascii="Times New Roman" w:eastAsia="Times New Roman" w:hAnsi="Times New Roman" w:cs="Times New Roman"/>
              </w:rPr>
            </w:pPr>
            <w:r w:rsidRPr="000865D7">
              <w:rPr>
                <w:rFonts w:ascii="Times New Roman" w:eastAsia="Times New Roman" w:hAnsi="Times New Roman" w:cs="Times New Roman"/>
              </w:rPr>
              <w:t>Mailpiece has an error, it is not going to be printed. Check error report for details.</w:t>
            </w:r>
          </w:p>
        </w:tc>
      </w:tr>
      <w:tr w:rsidR="000C1261" w14:paraId="2FD31666" w14:textId="77777777" w:rsidTr="001B0598">
        <w:trPr>
          <w:trHeight w:val="467"/>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2F3F70B2" w14:textId="77777777" w:rsidR="000C1261" w:rsidRDefault="000C1261" w:rsidP="001B0598">
            <w:pPr>
              <w:rPr>
                <w:rFonts w:ascii="Times New Roman" w:eastAsia="Times New Roman" w:hAnsi="Times New Roman" w:cs="Times New Roman"/>
              </w:rPr>
            </w:pPr>
            <w:r w:rsidRPr="000865D7">
              <w:rPr>
                <w:rFonts w:ascii="Times New Roman" w:eastAsia="Times New Roman" w:hAnsi="Times New Roman" w:cs="Times New Roman"/>
              </w:rPr>
              <w:t>Pullback is already requested for this mailpiece.</w:t>
            </w:r>
          </w:p>
        </w:tc>
      </w:tr>
      <w:tr w:rsidR="000C1261" w14:paraId="6C4A5702" w14:textId="77777777" w:rsidTr="001B0598">
        <w:trPr>
          <w:trHeight w:val="467"/>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500F0BF3" w14:textId="77777777" w:rsidR="000C1261" w:rsidRDefault="000C1261" w:rsidP="001B0598">
            <w:pPr>
              <w:rPr>
                <w:rFonts w:ascii="Times New Roman" w:eastAsia="Times New Roman" w:hAnsi="Times New Roman" w:cs="Times New Roman"/>
              </w:rPr>
            </w:pPr>
            <w:r w:rsidRPr="000865D7">
              <w:rPr>
                <w:rFonts w:ascii="Times New Roman" w:eastAsia="Times New Roman" w:hAnsi="Times New Roman" w:cs="Times New Roman"/>
              </w:rPr>
              <w:t>Mailpiece is already pulled back.</w:t>
            </w:r>
          </w:p>
        </w:tc>
      </w:tr>
      <w:tr w:rsidR="000C1261" w14:paraId="371AA756" w14:textId="77777777" w:rsidTr="001B0598">
        <w:trPr>
          <w:trHeight w:val="467"/>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7AF8D545" w14:textId="77777777" w:rsidR="000C1261" w:rsidRDefault="000C1261" w:rsidP="001B0598">
            <w:pPr>
              <w:rPr>
                <w:rFonts w:ascii="Times New Roman" w:eastAsia="Times New Roman" w:hAnsi="Times New Roman" w:cs="Times New Roman"/>
              </w:rPr>
            </w:pPr>
            <w:r w:rsidRPr="000865D7">
              <w:rPr>
                <w:rFonts w:ascii="Times New Roman" w:eastAsia="Times New Roman" w:hAnsi="Times New Roman" w:cs="Times New Roman"/>
              </w:rPr>
              <w:t>Mailpiece is already shipped, pullback cannot be requested.</w:t>
            </w:r>
          </w:p>
        </w:tc>
      </w:tr>
      <w:tr w:rsidR="000C1261" w14:paraId="4E2E90A1" w14:textId="77777777" w:rsidTr="001B0598">
        <w:trPr>
          <w:trHeight w:val="467"/>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14925E0B" w14:textId="77777777" w:rsidR="000C1261" w:rsidRDefault="000C1261" w:rsidP="001B0598">
            <w:pPr>
              <w:rPr>
                <w:rFonts w:ascii="Times New Roman" w:eastAsia="Times New Roman" w:hAnsi="Times New Roman" w:cs="Times New Roman"/>
              </w:rPr>
            </w:pPr>
            <w:r w:rsidRPr="000865D7">
              <w:rPr>
                <w:rFonts w:ascii="Times New Roman" w:eastAsia="Times New Roman" w:hAnsi="Times New Roman" w:cs="Times New Roman"/>
              </w:rPr>
              <w:t>Mailpiece is already EDelivered, pullback cannot be requested.</w:t>
            </w:r>
          </w:p>
        </w:tc>
      </w:tr>
      <w:tr w:rsidR="000C1261" w14:paraId="29B6B0D7" w14:textId="77777777" w:rsidTr="001B0598">
        <w:trPr>
          <w:trHeight w:val="467"/>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hideMark/>
          </w:tcPr>
          <w:p w14:paraId="6B6F5903" w14:textId="77777777" w:rsidR="000C1261" w:rsidRDefault="000C1261" w:rsidP="001B0598">
            <w:pPr>
              <w:rPr>
                <w:rFonts w:ascii="Times New Roman" w:eastAsia="Times New Roman" w:hAnsi="Times New Roman" w:cs="Times New Roman"/>
              </w:rPr>
            </w:pPr>
            <w:r w:rsidRPr="000865D7">
              <w:rPr>
                <w:rFonts w:ascii="Times New Roman" w:eastAsia="Times New Roman" w:hAnsi="Times New Roman" w:cs="Times New Roman"/>
              </w:rPr>
              <w:t>The requested mailpiece is yet to be received or validated.</w:t>
            </w:r>
          </w:p>
        </w:tc>
      </w:tr>
      <w:tr w:rsidR="000C1261" w14:paraId="1B14B6FC" w14:textId="77777777" w:rsidTr="001B0598">
        <w:trPr>
          <w:trHeight w:val="467"/>
        </w:trPr>
        <w:tc>
          <w:tcPr>
            <w:cnfStyle w:val="001000000000" w:firstRow="0" w:lastRow="0" w:firstColumn="1" w:lastColumn="0" w:oddVBand="0" w:evenVBand="0" w:oddHBand="0" w:evenHBand="0" w:firstRowFirstColumn="0" w:firstRowLastColumn="0" w:lastRowFirstColumn="0" w:lastRowLastColumn="0"/>
            <w:tcW w:w="5000" w:type="pct"/>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tcPr>
          <w:p w14:paraId="60AAFF65" w14:textId="77777777" w:rsidR="000C1261" w:rsidRPr="000865D7" w:rsidRDefault="000C1261" w:rsidP="001B0598">
            <w:pPr>
              <w:rPr>
                <w:rFonts w:ascii="Times New Roman" w:eastAsia="Times New Roman" w:hAnsi="Times New Roman" w:cs="Times New Roman"/>
              </w:rPr>
            </w:pPr>
            <w:r w:rsidRPr="00F24CA6">
              <w:rPr>
                <w:rFonts w:ascii="Times New Roman" w:eastAsia="Times New Roman" w:hAnsi="Times New Roman" w:cs="Times New Roman"/>
              </w:rPr>
              <w:t>Invitation for signing room is already sent to Borrower, pullback cannot be requested.</w:t>
            </w:r>
          </w:p>
        </w:tc>
      </w:tr>
    </w:tbl>
    <w:p w14:paraId="5B7C4944" w14:textId="77777777" w:rsidR="000C1261" w:rsidRDefault="000C1261">
      <w:pPr>
        <w:rPr>
          <w:rFonts w:ascii="Times New Roman" w:hAnsi="Times New Roman" w:cs="Times New Roman"/>
        </w:rPr>
      </w:pPr>
    </w:p>
    <w:p w14:paraId="5C7AAB9A" w14:textId="77777777" w:rsidR="00D411A4" w:rsidRPr="000865D7" w:rsidRDefault="00D411A4" w:rsidP="00D411A4">
      <w:pPr>
        <w:pStyle w:val="Heading3"/>
        <w:rPr>
          <w:rFonts w:ascii="Times New Roman" w:hAnsi="Times New Roman" w:cs="Times New Roman"/>
        </w:rPr>
      </w:pPr>
      <w:bookmarkStart w:id="43" w:name="_Toc56634920"/>
      <w:r>
        <w:rPr>
          <w:rFonts w:ascii="Times New Roman" w:hAnsi="Times New Roman" w:cs="Times New Roman"/>
        </w:rPr>
        <w:t>Sample Pullback requested Response</w:t>
      </w:r>
      <w:bookmarkEnd w:id="43"/>
    </w:p>
    <w:p w14:paraId="0F231F1E" w14:textId="69295E36" w:rsidR="00D411A4" w:rsidRPr="00E23E90" w:rsidRDefault="00D411A4" w:rsidP="00D411A4">
      <w:pPr>
        <w:rPr>
          <w:rFonts w:ascii="Cambria" w:hAnsi="Cambria" w:cs="Times New Roman"/>
          <w:sz w:val="20"/>
          <w:szCs w:val="20"/>
        </w:rPr>
      </w:pPr>
      <w:r w:rsidRPr="00E23E90">
        <w:rPr>
          <w:rFonts w:ascii="Cambria" w:hAnsi="Cambria" w:cs="Times New Roman"/>
          <w:sz w:val="20"/>
          <w:szCs w:val="20"/>
        </w:rPr>
        <w:t>{</w:t>
      </w:r>
    </w:p>
    <w:p w14:paraId="516D6A36" w14:textId="77777777" w:rsidR="00D411A4" w:rsidRPr="00E23E90" w:rsidRDefault="00D411A4" w:rsidP="00D411A4">
      <w:pPr>
        <w:rPr>
          <w:rFonts w:ascii="Cambria" w:hAnsi="Cambria" w:cs="Times New Roman"/>
          <w:sz w:val="20"/>
          <w:szCs w:val="20"/>
        </w:rPr>
      </w:pPr>
      <w:r w:rsidRPr="00E23E90">
        <w:rPr>
          <w:rFonts w:ascii="Cambria" w:hAnsi="Cambria" w:cs="Times New Roman"/>
          <w:sz w:val="20"/>
          <w:szCs w:val="20"/>
        </w:rPr>
        <w:t xml:space="preserve">        "MailPieceId": "00000000-0000-0000-0000-000000000000",</w:t>
      </w:r>
    </w:p>
    <w:p w14:paraId="6D9068D0" w14:textId="77777777" w:rsidR="00D411A4" w:rsidRPr="00E23E90" w:rsidRDefault="00D411A4" w:rsidP="00D411A4">
      <w:pPr>
        <w:rPr>
          <w:rFonts w:ascii="Cambria" w:hAnsi="Cambria" w:cs="Times New Roman"/>
          <w:sz w:val="20"/>
          <w:szCs w:val="20"/>
        </w:rPr>
      </w:pPr>
      <w:r w:rsidRPr="00E23E90">
        <w:rPr>
          <w:rFonts w:ascii="Cambria" w:hAnsi="Cambria" w:cs="Times New Roman"/>
          <w:sz w:val="20"/>
          <w:szCs w:val="20"/>
        </w:rPr>
        <w:t xml:space="preserve">        "Message": "Pullback request is recorded successfully.",</w:t>
      </w:r>
    </w:p>
    <w:p w14:paraId="5811F38A" w14:textId="77777777" w:rsidR="00D411A4" w:rsidRPr="00E23E90" w:rsidRDefault="00D411A4" w:rsidP="00D411A4">
      <w:pPr>
        <w:rPr>
          <w:rFonts w:ascii="Cambria" w:hAnsi="Cambria" w:cs="Times New Roman"/>
          <w:sz w:val="20"/>
          <w:szCs w:val="20"/>
        </w:rPr>
      </w:pPr>
      <w:r w:rsidRPr="00E23E90">
        <w:rPr>
          <w:rFonts w:ascii="Cambria" w:hAnsi="Cambria" w:cs="Times New Roman"/>
          <w:sz w:val="20"/>
          <w:szCs w:val="20"/>
        </w:rPr>
        <w:t xml:space="preserve">        "PullBackRequestedOn": "0001-01-01T00:00:00",</w:t>
      </w:r>
    </w:p>
    <w:p w14:paraId="43B8D843" w14:textId="77777777" w:rsidR="00D411A4" w:rsidRPr="00E23E90" w:rsidRDefault="00D411A4" w:rsidP="00D411A4">
      <w:pPr>
        <w:rPr>
          <w:rFonts w:ascii="Cambria" w:hAnsi="Cambria" w:cs="Times New Roman"/>
          <w:sz w:val="20"/>
          <w:szCs w:val="20"/>
        </w:rPr>
      </w:pPr>
      <w:r w:rsidRPr="00E23E90">
        <w:rPr>
          <w:rFonts w:ascii="Cambria" w:hAnsi="Cambria" w:cs="Times New Roman"/>
          <w:sz w:val="20"/>
          <w:szCs w:val="20"/>
        </w:rPr>
        <w:t xml:space="preserve">        "PulledBackRequestedBy": "",</w:t>
      </w:r>
    </w:p>
    <w:p w14:paraId="254D6818" w14:textId="77777777" w:rsidR="00D411A4" w:rsidRPr="00E23E90" w:rsidRDefault="00D411A4" w:rsidP="00D411A4">
      <w:pPr>
        <w:rPr>
          <w:rFonts w:ascii="Cambria" w:hAnsi="Cambria" w:cs="Times New Roman"/>
          <w:sz w:val="20"/>
          <w:szCs w:val="20"/>
        </w:rPr>
      </w:pPr>
      <w:r w:rsidRPr="00E23E90">
        <w:rPr>
          <w:rFonts w:ascii="Cambria" w:hAnsi="Cambria" w:cs="Times New Roman"/>
          <w:sz w:val="20"/>
          <w:szCs w:val="20"/>
        </w:rPr>
        <w:t xml:space="preserve">        "MailingStatus": ""</w:t>
      </w:r>
    </w:p>
    <w:p w14:paraId="66A17E64" w14:textId="73101F05" w:rsidR="00D411A4" w:rsidRDefault="00D411A4" w:rsidP="00D411A4">
      <w:pPr>
        <w:rPr>
          <w:rFonts w:ascii="Times New Roman" w:hAnsi="Times New Roman" w:cs="Times New Roman"/>
          <w:sz w:val="20"/>
          <w:szCs w:val="20"/>
        </w:rPr>
      </w:pPr>
      <w:r w:rsidRPr="00E23E90">
        <w:rPr>
          <w:rFonts w:ascii="Cambria" w:hAnsi="Cambria" w:cs="Times New Roman"/>
          <w:sz w:val="20"/>
          <w:szCs w:val="20"/>
        </w:rPr>
        <w:t>}</w:t>
      </w:r>
    </w:p>
    <w:p w14:paraId="151B57B2" w14:textId="77777777" w:rsidR="00175283" w:rsidRDefault="00175283" w:rsidP="00D411A4">
      <w:pPr>
        <w:rPr>
          <w:rFonts w:ascii="Times New Roman" w:hAnsi="Times New Roman" w:cs="Times New Roman"/>
        </w:rPr>
      </w:pPr>
    </w:p>
    <w:p w14:paraId="1B04867C" w14:textId="7CC10CF7" w:rsidR="00756955" w:rsidRPr="00175283" w:rsidRDefault="00756955" w:rsidP="00175283">
      <w:pPr>
        <w:pStyle w:val="Heading3"/>
        <w:rPr>
          <w:rFonts w:ascii="Times New Roman" w:hAnsi="Times New Roman" w:cs="Times New Roman"/>
        </w:rPr>
      </w:pPr>
      <w:bookmarkStart w:id="44" w:name="_Toc26277263"/>
      <w:bookmarkStart w:id="45" w:name="_Toc56634921"/>
      <w:r>
        <w:rPr>
          <w:rFonts w:ascii="Times New Roman" w:hAnsi="Times New Roman" w:cs="Times New Roman"/>
        </w:rPr>
        <w:t>Sample Package Not Found Response</w:t>
      </w:r>
      <w:bookmarkEnd w:id="44"/>
      <w:bookmarkEnd w:id="45"/>
    </w:p>
    <w:p w14:paraId="17A80C54" w14:textId="77777777" w:rsidR="00756955" w:rsidRPr="00E23E90" w:rsidRDefault="00756955" w:rsidP="00756955">
      <w:pPr>
        <w:rPr>
          <w:rFonts w:ascii="Cambria" w:hAnsi="Cambria" w:cs="Times New Roman"/>
          <w:sz w:val="20"/>
          <w:szCs w:val="20"/>
        </w:rPr>
      </w:pPr>
      <w:r w:rsidRPr="00E23E90">
        <w:rPr>
          <w:rFonts w:ascii="Cambria" w:hAnsi="Cambria" w:cs="Times New Roman"/>
          <w:sz w:val="20"/>
          <w:szCs w:val="20"/>
        </w:rPr>
        <w:t>{</w:t>
      </w:r>
    </w:p>
    <w:p w14:paraId="24EDBEB8" w14:textId="77777777" w:rsidR="00756955" w:rsidRPr="00E23E90" w:rsidRDefault="00756955" w:rsidP="00756955">
      <w:pPr>
        <w:rPr>
          <w:rFonts w:ascii="Cambria" w:hAnsi="Cambria" w:cs="Times New Roman"/>
          <w:sz w:val="20"/>
          <w:szCs w:val="20"/>
        </w:rPr>
      </w:pPr>
      <w:r w:rsidRPr="00E23E90">
        <w:rPr>
          <w:rFonts w:ascii="Cambria" w:hAnsi="Cambria" w:cs="Times New Roman"/>
          <w:sz w:val="20"/>
          <w:szCs w:val="20"/>
        </w:rPr>
        <w:t xml:space="preserve">        "MailPieceId": "00000000-0000-0000-0000-000000000000",</w:t>
      </w:r>
    </w:p>
    <w:p w14:paraId="4FBA6844" w14:textId="77777777" w:rsidR="00756955" w:rsidRPr="00E23E90" w:rsidRDefault="00756955" w:rsidP="00756955">
      <w:pPr>
        <w:rPr>
          <w:rFonts w:ascii="Cambria" w:hAnsi="Cambria" w:cs="Times New Roman"/>
          <w:sz w:val="20"/>
          <w:szCs w:val="20"/>
        </w:rPr>
      </w:pPr>
      <w:r w:rsidRPr="00E23E90">
        <w:rPr>
          <w:rFonts w:ascii="Cambria" w:hAnsi="Cambria" w:cs="Times New Roman"/>
          <w:sz w:val="20"/>
          <w:szCs w:val="20"/>
        </w:rPr>
        <w:t xml:space="preserve">        "Message": "The requested mailpiece is yet to be received or validated ",  </w:t>
      </w:r>
    </w:p>
    <w:p w14:paraId="3D3EE739" w14:textId="77777777" w:rsidR="00756955" w:rsidRPr="00E23E90" w:rsidRDefault="00756955" w:rsidP="00756955">
      <w:pPr>
        <w:rPr>
          <w:rFonts w:ascii="Cambria" w:hAnsi="Cambria" w:cs="Times New Roman"/>
          <w:sz w:val="20"/>
          <w:szCs w:val="20"/>
        </w:rPr>
      </w:pPr>
      <w:r w:rsidRPr="00E23E90">
        <w:rPr>
          <w:rFonts w:ascii="Cambria" w:hAnsi="Cambria" w:cs="Times New Roman"/>
          <w:sz w:val="20"/>
          <w:szCs w:val="20"/>
        </w:rPr>
        <w:t xml:space="preserve">        "MailingStatus": "NotFound"</w:t>
      </w:r>
    </w:p>
    <w:p w14:paraId="41F65240" w14:textId="5FD55856" w:rsidR="00756955" w:rsidRPr="00E23E90" w:rsidRDefault="00756955" w:rsidP="00756955">
      <w:pPr>
        <w:rPr>
          <w:rFonts w:ascii="Cambria" w:hAnsi="Cambria" w:cs="Times New Roman"/>
          <w:sz w:val="20"/>
          <w:szCs w:val="20"/>
        </w:rPr>
      </w:pPr>
      <w:r w:rsidRPr="00E23E90">
        <w:rPr>
          <w:rFonts w:ascii="Cambria" w:hAnsi="Cambria" w:cs="Times New Roman"/>
          <w:sz w:val="20"/>
          <w:szCs w:val="20"/>
        </w:rPr>
        <w:t>}</w:t>
      </w:r>
    </w:p>
    <w:p w14:paraId="20DA8357" w14:textId="77777777" w:rsidR="00EB318F" w:rsidRDefault="00EB318F" w:rsidP="00756955">
      <w:pPr>
        <w:rPr>
          <w:rFonts w:ascii="Times New Roman" w:hAnsi="Times New Roman" w:cs="Times New Roman"/>
          <w:sz w:val="20"/>
          <w:szCs w:val="20"/>
        </w:rPr>
      </w:pPr>
    </w:p>
    <w:p w14:paraId="5974B3AC" w14:textId="77777777" w:rsidR="00216695" w:rsidRDefault="00216695">
      <w:pPr>
        <w:rPr>
          <w:rFonts w:ascii="Times New Roman" w:eastAsiaTheme="majorEastAsia" w:hAnsi="Times New Roman" w:cs="Times New Roman"/>
          <w:color w:val="1F3763" w:themeColor="accent1" w:themeShade="7F"/>
          <w:sz w:val="24"/>
          <w:szCs w:val="24"/>
        </w:rPr>
      </w:pPr>
      <w:r>
        <w:rPr>
          <w:rFonts w:ascii="Times New Roman" w:hAnsi="Times New Roman" w:cs="Times New Roman"/>
        </w:rPr>
        <w:br w:type="page"/>
      </w:r>
    </w:p>
    <w:p w14:paraId="250989E6" w14:textId="3EABA20D" w:rsidR="00EB318F" w:rsidRPr="000865D7" w:rsidRDefault="00EB318F" w:rsidP="00EB318F">
      <w:pPr>
        <w:pStyle w:val="Heading3"/>
        <w:rPr>
          <w:rFonts w:ascii="Times New Roman" w:hAnsi="Times New Roman" w:cs="Times New Roman"/>
        </w:rPr>
      </w:pPr>
      <w:bookmarkStart w:id="46" w:name="_Toc56634922"/>
      <w:r>
        <w:rPr>
          <w:rFonts w:ascii="Times New Roman" w:hAnsi="Times New Roman" w:cs="Times New Roman"/>
        </w:rPr>
        <w:lastRenderedPageBreak/>
        <w:t>Sample Pullback not requested Response</w:t>
      </w:r>
      <w:bookmarkEnd w:id="46"/>
    </w:p>
    <w:p w14:paraId="79FC1498" w14:textId="77777777" w:rsidR="00EB318F" w:rsidRDefault="00EB318F" w:rsidP="00EB318F">
      <w:pPr>
        <w:rPr>
          <w:rFonts w:ascii="Times New Roman" w:hAnsi="Times New Roman" w:cs="Times New Roman"/>
          <w:sz w:val="20"/>
          <w:szCs w:val="20"/>
        </w:rPr>
      </w:pPr>
      <w:r w:rsidRPr="008E4A6E">
        <w:rPr>
          <w:rFonts w:ascii="Times New Roman" w:hAnsi="Times New Roman" w:cs="Times New Roman"/>
          <w:sz w:val="20"/>
          <w:szCs w:val="20"/>
        </w:rPr>
        <w:t xml:space="preserve">    </w:t>
      </w:r>
    </w:p>
    <w:p w14:paraId="56AEF577" w14:textId="77777777" w:rsidR="00EB318F" w:rsidRPr="00E23E90" w:rsidRDefault="00EB318F" w:rsidP="00EB318F">
      <w:pPr>
        <w:rPr>
          <w:rFonts w:ascii="Cambria" w:hAnsi="Cambria" w:cs="Times New Roman"/>
          <w:sz w:val="20"/>
          <w:szCs w:val="20"/>
        </w:rPr>
      </w:pPr>
      <w:r w:rsidRPr="00E23E90">
        <w:rPr>
          <w:rFonts w:ascii="Cambria" w:hAnsi="Cambria" w:cs="Times New Roman"/>
          <w:sz w:val="20"/>
          <w:szCs w:val="20"/>
        </w:rPr>
        <w:t>{</w:t>
      </w:r>
    </w:p>
    <w:p w14:paraId="110BC5CD" w14:textId="77777777" w:rsidR="00EB318F" w:rsidRPr="00E23E90" w:rsidRDefault="00EB318F" w:rsidP="00EB318F">
      <w:pPr>
        <w:rPr>
          <w:rFonts w:ascii="Cambria" w:hAnsi="Cambria" w:cs="Times New Roman"/>
          <w:sz w:val="20"/>
          <w:szCs w:val="20"/>
        </w:rPr>
      </w:pPr>
      <w:r w:rsidRPr="00E23E90">
        <w:rPr>
          <w:rFonts w:ascii="Cambria" w:hAnsi="Cambria" w:cs="Times New Roman"/>
          <w:sz w:val="20"/>
          <w:szCs w:val="20"/>
        </w:rPr>
        <w:t xml:space="preserve">        "MailPieceId": "00000000-0000-0000-0000-000000000000",</w:t>
      </w:r>
    </w:p>
    <w:p w14:paraId="0BB00EB6" w14:textId="77777777" w:rsidR="00EB318F" w:rsidRPr="00E23E90" w:rsidRDefault="00EB318F" w:rsidP="00EB318F">
      <w:pPr>
        <w:rPr>
          <w:rFonts w:ascii="Cambria" w:hAnsi="Cambria" w:cs="Times New Roman"/>
          <w:sz w:val="20"/>
          <w:szCs w:val="20"/>
        </w:rPr>
      </w:pPr>
      <w:r w:rsidRPr="00E23E90">
        <w:rPr>
          <w:rFonts w:ascii="Cambria" w:hAnsi="Cambria" w:cs="Times New Roman"/>
          <w:sz w:val="20"/>
          <w:szCs w:val="20"/>
        </w:rPr>
        <w:t xml:space="preserve">        "Message": "Mailpiece has an error, it is not going to be printed. Check error description for details.",</w:t>
      </w:r>
    </w:p>
    <w:p w14:paraId="7C31094C" w14:textId="77777777" w:rsidR="00EB318F" w:rsidRPr="00E23E90" w:rsidRDefault="00EB318F" w:rsidP="00EB318F">
      <w:pPr>
        <w:rPr>
          <w:rFonts w:ascii="Cambria" w:hAnsi="Cambria" w:cs="Times New Roman"/>
          <w:sz w:val="20"/>
          <w:szCs w:val="20"/>
        </w:rPr>
      </w:pPr>
      <w:r w:rsidRPr="00E23E90">
        <w:rPr>
          <w:rFonts w:ascii="Cambria" w:hAnsi="Cambria" w:cs="Times New Roman"/>
          <w:sz w:val="20"/>
          <w:szCs w:val="20"/>
        </w:rPr>
        <w:t xml:space="preserve">        "MailingStatus": "Error",</w:t>
      </w:r>
    </w:p>
    <w:p w14:paraId="003E96C2" w14:textId="77777777" w:rsidR="00EB318F" w:rsidRPr="00E23E90" w:rsidRDefault="00EB318F" w:rsidP="00EB318F">
      <w:pPr>
        <w:rPr>
          <w:rFonts w:ascii="Cambria" w:hAnsi="Cambria" w:cs="Times New Roman"/>
          <w:sz w:val="20"/>
          <w:szCs w:val="20"/>
        </w:rPr>
      </w:pPr>
      <w:r w:rsidRPr="00E23E90">
        <w:rPr>
          <w:rFonts w:ascii="Cambria" w:hAnsi="Cambria" w:cs="Times New Roman"/>
          <w:sz w:val="20"/>
          <w:szCs w:val="20"/>
        </w:rPr>
        <w:t xml:space="preserve">        "ErrorDescription": "Pdf file is not provided in package."</w:t>
      </w:r>
    </w:p>
    <w:p w14:paraId="79ED70B3" w14:textId="7C2A4466" w:rsidR="00EB318F" w:rsidRPr="00D3381D" w:rsidRDefault="00EB318F" w:rsidP="00EB318F">
      <w:pPr>
        <w:rPr>
          <w:rFonts w:ascii="Times New Roman" w:hAnsi="Times New Roman" w:cs="Times New Roman"/>
        </w:rPr>
      </w:pPr>
      <w:r w:rsidRPr="00E23E90">
        <w:rPr>
          <w:rFonts w:ascii="Cambria" w:hAnsi="Cambria" w:cs="Times New Roman"/>
          <w:sz w:val="20"/>
          <w:szCs w:val="20"/>
        </w:rPr>
        <w:t xml:space="preserve"> }</w:t>
      </w:r>
    </w:p>
    <w:sectPr w:rsidR="00EB318F" w:rsidRPr="00D3381D" w:rsidSect="00EB6639">
      <w:headerReference w:type="default" r:id="rId20"/>
      <w:footerReference w:type="default" r:id="rId21"/>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B3590E" w14:textId="77777777" w:rsidR="009C3821" w:rsidRDefault="009C3821" w:rsidP="00D25721">
      <w:pPr>
        <w:spacing w:after="0" w:line="240" w:lineRule="auto"/>
      </w:pPr>
      <w:r>
        <w:separator/>
      </w:r>
    </w:p>
  </w:endnote>
  <w:endnote w:type="continuationSeparator" w:id="0">
    <w:p w14:paraId="4615B500" w14:textId="77777777" w:rsidR="009C3821" w:rsidRDefault="009C3821" w:rsidP="00D25721">
      <w:pPr>
        <w:spacing w:after="0" w:line="240" w:lineRule="auto"/>
      </w:pPr>
      <w:r>
        <w:continuationSeparator/>
      </w:r>
    </w:p>
  </w:endnote>
  <w:endnote w:type="continuationNotice" w:id="1">
    <w:p w14:paraId="70F34DAE" w14:textId="77777777" w:rsidR="009C3821" w:rsidRDefault="009C382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hruti">
    <w:altName w:val="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7185278"/>
      <w:docPartObj>
        <w:docPartGallery w:val="Page Numbers (Bottom of Page)"/>
        <w:docPartUnique/>
      </w:docPartObj>
    </w:sdtPr>
    <w:sdtContent>
      <w:sdt>
        <w:sdtPr>
          <w:id w:val="1728636285"/>
          <w:docPartObj>
            <w:docPartGallery w:val="Page Numbers (Top of Page)"/>
            <w:docPartUnique/>
          </w:docPartObj>
        </w:sdtPr>
        <w:sdtContent>
          <w:p w14:paraId="12D3EAA2" w14:textId="77777777" w:rsidR="001B0598" w:rsidRPr="009814E1" w:rsidRDefault="001B0598">
            <w:pPr>
              <w:pStyle w:val="Footer"/>
              <w:jc w:val="center"/>
              <w:rPr>
                <w:rFonts w:ascii="Times New Roman" w:hAnsi="Times New Roman" w:cs="Times New Roman"/>
                <w:sz w:val="20"/>
                <w:szCs w:val="20"/>
              </w:rPr>
            </w:pPr>
            <w:r w:rsidRPr="009814E1">
              <w:rPr>
                <w:rFonts w:ascii="Times New Roman" w:hAnsi="Times New Roman" w:cs="Times New Roman"/>
                <w:sz w:val="20"/>
                <w:szCs w:val="20"/>
              </w:rPr>
              <w:t>Confidential – Internal Dis</w:t>
            </w:r>
            <w:r>
              <w:rPr>
                <w:rFonts w:ascii="Times New Roman" w:hAnsi="Times New Roman" w:cs="Times New Roman"/>
                <w:sz w:val="20"/>
                <w:szCs w:val="20"/>
              </w:rPr>
              <w:t>tribution</w:t>
            </w:r>
            <w:r w:rsidRPr="009814E1">
              <w:rPr>
                <w:rFonts w:ascii="Times New Roman" w:hAnsi="Times New Roman" w:cs="Times New Roman"/>
                <w:sz w:val="20"/>
                <w:szCs w:val="20"/>
              </w:rPr>
              <w:br/>
            </w:r>
          </w:p>
          <w:p w14:paraId="66DD1653" w14:textId="77777777" w:rsidR="001B0598" w:rsidRDefault="001B0598">
            <w:pPr>
              <w:pStyle w:val="Footer"/>
              <w:jc w:val="center"/>
            </w:pPr>
            <w:r w:rsidRPr="009814E1">
              <w:rPr>
                <w:rFonts w:ascii="Times New Roman" w:hAnsi="Times New Roman" w:cs="Times New Roman"/>
                <w:sz w:val="20"/>
                <w:szCs w:val="20"/>
              </w:rPr>
              <w:t xml:space="preserve">Page </w:t>
            </w:r>
            <w:r w:rsidRPr="009814E1">
              <w:rPr>
                <w:rFonts w:ascii="Times New Roman" w:hAnsi="Times New Roman" w:cs="Times New Roman"/>
                <w:b/>
                <w:bCs/>
              </w:rPr>
              <w:fldChar w:fldCharType="begin"/>
            </w:r>
            <w:r w:rsidRPr="009814E1">
              <w:rPr>
                <w:rFonts w:ascii="Times New Roman" w:hAnsi="Times New Roman" w:cs="Times New Roman"/>
                <w:b/>
                <w:bCs/>
                <w:sz w:val="20"/>
                <w:szCs w:val="20"/>
              </w:rPr>
              <w:instrText xml:space="preserve"> PAGE </w:instrText>
            </w:r>
            <w:r w:rsidRPr="009814E1">
              <w:rPr>
                <w:rFonts w:ascii="Times New Roman" w:hAnsi="Times New Roman" w:cs="Times New Roman"/>
                <w:b/>
                <w:bCs/>
              </w:rPr>
              <w:fldChar w:fldCharType="separate"/>
            </w:r>
            <w:r>
              <w:rPr>
                <w:rFonts w:ascii="Times New Roman" w:hAnsi="Times New Roman" w:cs="Times New Roman"/>
                <w:b/>
                <w:bCs/>
                <w:noProof/>
                <w:sz w:val="20"/>
                <w:szCs w:val="20"/>
              </w:rPr>
              <w:t>30</w:t>
            </w:r>
            <w:r w:rsidRPr="009814E1">
              <w:rPr>
                <w:rFonts w:ascii="Times New Roman" w:hAnsi="Times New Roman" w:cs="Times New Roman"/>
                <w:b/>
                <w:bCs/>
              </w:rPr>
              <w:fldChar w:fldCharType="end"/>
            </w:r>
            <w:r w:rsidRPr="009814E1">
              <w:rPr>
                <w:rFonts w:ascii="Times New Roman" w:hAnsi="Times New Roman" w:cs="Times New Roman"/>
                <w:sz w:val="20"/>
                <w:szCs w:val="20"/>
              </w:rPr>
              <w:t xml:space="preserve"> of </w:t>
            </w:r>
            <w:r w:rsidRPr="009814E1">
              <w:rPr>
                <w:rFonts w:ascii="Times New Roman" w:hAnsi="Times New Roman" w:cs="Times New Roman"/>
                <w:b/>
                <w:bCs/>
              </w:rPr>
              <w:fldChar w:fldCharType="begin"/>
            </w:r>
            <w:r w:rsidRPr="009814E1">
              <w:rPr>
                <w:rFonts w:ascii="Times New Roman" w:hAnsi="Times New Roman" w:cs="Times New Roman"/>
                <w:b/>
                <w:bCs/>
                <w:sz w:val="20"/>
                <w:szCs w:val="20"/>
              </w:rPr>
              <w:instrText xml:space="preserve"> NUMPAGES  </w:instrText>
            </w:r>
            <w:r w:rsidRPr="009814E1">
              <w:rPr>
                <w:rFonts w:ascii="Times New Roman" w:hAnsi="Times New Roman" w:cs="Times New Roman"/>
                <w:b/>
                <w:bCs/>
              </w:rPr>
              <w:fldChar w:fldCharType="separate"/>
            </w:r>
            <w:r>
              <w:rPr>
                <w:rFonts w:ascii="Times New Roman" w:hAnsi="Times New Roman" w:cs="Times New Roman"/>
                <w:b/>
                <w:bCs/>
                <w:noProof/>
                <w:sz w:val="20"/>
                <w:szCs w:val="20"/>
              </w:rPr>
              <w:t>33</w:t>
            </w:r>
            <w:r w:rsidRPr="009814E1">
              <w:rPr>
                <w:rFonts w:ascii="Times New Roman" w:hAnsi="Times New Roman" w:cs="Times New Roman"/>
                <w:b/>
                <w:bCs/>
              </w:rPr>
              <w:fldChar w:fldCharType="end"/>
            </w:r>
            <w:r>
              <w:br/>
            </w:r>
          </w:p>
        </w:sdtContent>
      </w:sdt>
    </w:sdtContent>
  </w:sdt>
  <w:p w14:paraId="4AAE6750" w14:textId="77777777" w:rsidR="001B0598" w:rsidRDefault="001B0598" w:rsidP="00D25721">
    <w:pPr>
      <w:pStyle w:val="Footer"/>
      <w:tabs>
        <w:tab w:val="clear" w:pos="4513"/>
        <w:tab w:val="clear" w:pos="9026"/>
        <w:tab w:val="left" w:pos="273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F0490" w14:textId="77777777" w:rsidR="009C3821" w:rsidRDefault="009C3821" w:rsidP="00D25721">
      <w:pPr>
        <w:spacing w:after="0" w:line="240" w:lineRule="auto"/>
      </w:pPr>
      <w:r>
        <w:separator/>
      </w:r>
    </w:p>
  </w:footnote>
  <w:footnote w:type="continuationSeparator" w:id="0">
    <w:p w14:paraId="6214902F" w14:textId="77777777" w:rsidR="009C3821" w:rsidRDefault="009C3821" w:rsidP="00D25721">
      <w:pPr>
        <w:spacing w:after="0" w:line="240" w:lineRule="auto"/>
      </w:pPr>
      <w:r>
        <w:continuationSeparator/>
      </w:r>
    </w:p>
  </w:footnote>
  <w:footnote w:type="continuationNotice" w:id="1">
    <w:p w14:paraId="06DED95D" w14:textId="77777777" w:rsidR="009C3821" w:rsidRDefault="009C382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10B40" w14:textId="6F58D87E" w:rsidR="001B0598" w:rsidRDefault="001B0598" w:rsidP="007E7404">
    <w:pPr>
      <w:pStyle w:val="Header"/>
      <w:jc w:val="right"/>
    </w:pPr>
    <w:r>
      <w:rPr>
        <w:noProof/>
        <w:lang w:bidi="ar-SA"/>
      </w:rPr>
      <w:drawing>
        <wp:inline distT="0" distB="0" distL="0" distR="0" wp14:anchorId="3E765029" wp14:editId="09FCA037">
          <wp:extent cx="1595887" cy="543464"/>
          <wp:effectExtent l="0" t="0" r="4445" b="9525"/>
          <wp:docPr id="22" name="Picture 22" descr="C:\Users\brpatel\Pictures\download.png"/>
          <wp:cNvGraphicFramePr/>
          <a:graphic xmlns:a="http://schemas.openxmlformats.org/drawingml/2006/main">
            <a:graphicData uri="http://schemas.openxmlformats.org/drawingml/2006/picture">
              <pic:pic xmlns:pic="http://schemas.openxmlformats.org/drawingml/2006/picture">
                <pic:nvPicPr>
                  <pic:cNvPr id="2" name="Picture 2" descr="C:\Users\brpatel\Pictures\download.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993" cy="55167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01851"/>
    <w:multiLevelType w:val="hybridMultilevel"/>
    <w:tmpl w:val="11C89482"/>
    <w:lvl w:ilvl="0" w:tplc="0304EF86">
      <w:start w:val="150"/>
      <w:numFmt w:val="bullet"/>
      <w:lvlText w:val="-"/>
      <w:lvlJc w:val="left"/>
      <w:pPr>
        <w:ind w:left="0" w:hanging="360"/>
      </w:pPr>
      <w:rPr>
        <w:rFonts w:ascii="Times New Roman" w:eastAsiaTheme="minorHAns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12FE5ACD"/>
    <w:multiLevelType w:val="hybridMultilevel"/>
    <w:tmpl w:val="E7E27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15282A"/>
    <w:multiLevelType w:val="hybridMultilevel"/>
    <w:tmpl w:val="33F4A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F22DC0"/>
    <w:multiLevelType w:val="hybridMultilevel"/>
    <w:tmpl w:val="6C08CB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9C6A9D"/>
    <w:multiLevelType w:val="hybridMultilevel"/>
    <w:tmpl w:val="B2029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273990"/>
    <w:multiLevelType w:val="hybridMultilevel"/>
    <w:tmpl w:val="67801504"/>
    <w:lvl w:ilvl="0" w:tplc="04090001">
      <w:start w:val="1"/>
      <w:numFmt w:val="bullet"/>
      <w:lvlText w:val=""/>
      <w:lvlJc w:val="left"/>
      <w:pPr>
        <w:ind w:left="785"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6" w15:restartNumberingAfterBreak="0">
    <w:nsid w:val="32440CD4"/>
    <w:multiLevelType w:val="hybridMultilevel"/>
    <w:tmpl w:val="9D7AF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B71ED7"/>
    <w:multiLevelType w:val="hybridMultilevel"/>
    <w:tmpl w:val="14985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511B85"/>
    <w:multiLevelType w:val="hybridMultilevel"/>
    <w:tmpl w:val="C19CF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AA6538"/>
    <w:multiLevelType w:val="hybridMultilevel"/>
    <w:tmpl w:val="AF864896"/>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0" w15:restartNumberingAfterBreak="0">
    <w:nsid w:val="52BD6518"/>
    <w:multiLevelType w:val="hybridMultilevel"/>
    <w:tmpl w:val="168AE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2831BC"/>
    <w:multiLevelType w:val="hybridMultilevel"/>
    <w:tmpl w:val="6C08CB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EC2159"/>
    <w:multiLevelType w:val="hybridMultilevel"/>
    <w:tmpl w:val="2BF48E28"/>
    <w:lvl w:ilvl="0" w:tplc="0304EF86">
      <w:start w:val="1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1C197A"/>
    <w:multiLevelType w:val="hybridMultilevel"/>
    <w:tmpl w:val="90164328"/>
    <w:lvl w:ilvl="0" w:tplc="0304EF86">
      <w:start w:val="1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1C331F"/>
    <w:multiLevelType w:val="hybridMultilevel"/>
    <w:tmpl w:val="C1BCE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6519633">
    <w:abstractNumId w:val="9"/>
  </w:num>
  <w:num w:numId="2" w16cid:durableId="1489512511">
    <w:abstractNumId w:val="5"/>
  </w:num>
  <w:num w:numId="3" w16cid:durableId="828985586">
    <w:abstractNumId w:val="13"/>
  </w:num>
  <w:num w:numId="4" w16cid:durableId="1128741032">
    <w:abstractNumId w:val="7"/>
  </w:num>
  <w:num w:numId="5" w16cid:durableId="1007485675">
    <w:abstractNumId w:val="12"/>
  </w:num>
  <w:num w:numId="6" w16cid:durableId="1231647371">
    <w:abstractNumId w:val="0"/>
  </w:num>
  <w:num w:numId="7" w16cid:durableId="1530024248">
    <w:abstractNumId w:val="6"/>
  </w:num>
  <w:num w:numId="8" w16cid:durableId="456144325">
    <w:abstractNumId w:val="14"/>
  </w:num>
  <w:num w:numId="9" w16cid:durableId="2144153386">
    <w:abstractNumId w:val="8"/>
  </w:num>
  <w:num w:numId="10" w16cid:durableId="734162473">
    <w:abstractNumId w:val="4"/>
  </w:num>
  <w:num w:numId="11" w16cid:durableId="979267618">
    <w:abstractNumId w:val="2"/>
  </w:num>
  <w:num w:numId="12" w16cid:durableId="1256016252">
    <w:abstractNumId w:val="10"/>
  </w:num>
  <w:num w:numId="13" w16cid:durableId="1569876690">
    <w:abstractNumId w:val="11"/>
  </w:num>
  <w:num w:numId="14" w16cid:durableId="1126389351">
    <w:abstractNumId w:val="3"/>
  </w:num>
  <w:num w:numId="15" w16cid:durableId="1547989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721"/>
    <w:rsid w:val="00001497"/>
    <w:rsid w:val="00001ED3"/>
    <w:rsid w:val="0000206F"/>
    <w:rsid w:val="000106E5"/>
    <w:rsid w:val="00011235"/>
    <w:rsid w:val="000163DC"/>
    <w:rsid w:val="00024E08"/>
    <w:rsid w:val="0002688A"/>
    <w:rsid w:val="0003541E"/>
    <w:rsid w:val="00044B91"/>
    <w:rsid w:val="000476F6"/>
    <w:rsid w:val="0005495F"/>
    <w:rsid w:val="00054E54"/>
    <w:rsid w:val="0006266E"/>
    <w:rsid w:val="00063142"/>
    <w:rsid w:val="000645ED"/>
    <w:rsid w:val="000650EF"/>
    <w:rsid w:val="00066411"/>
    <w:rsid w:val="00067A89"/>
    <w:rsid w:val="00071121"/>
    <w:rsid w:val="0007340F"/>
    <w:rsid w:val="0009091F"/>
    <w:rsid w:val="00092677"/>
    <w:rsid w:val="000A1DC8"/>
    <w:rsid w:val="000A4911"/>
    <w:rsid w:val="000A5F53"/>
    <w:rsid w:val="000B2786"/>
    <w:rsid w:val="000B72F8"/>
    <w:rsid w:val="000C1261"/>
    <w:rsid w:val="000C3333"/>
    <w:rsid w:val="000C3917"/>
    <w:rsid w:val="000C3DE8"/>
    <w:rsid w:val="000C5C86"/>
    <w:rsid w:val="000C7E72"/>
    <w:rsid w:val="000D0518"/>
    <w:rsid w:val="000D1318"/>
    <w:rsid w:val="000D3074"/>
    <w:rsid w:val="000D3725"/>
    <w:rsid w:val="000D6EAC"/>
    <w:rsid w:val="000D73B5"/>
    <w:rsid w:val="000E0A39"/>
    <w:rsid w:val="000E4439"/>
    <w:rsid w:val="000E473E"/>
    <w:rsid w:val="000F0D1A"/>
    <w:rsid w:val="000F37E0"/>
    <w:rsid w:val="000F3A31"/>
    <w:rsid w:val="000F50BA"/>
    <w:rsid w:val="000F523A"/>
    <w:rsid w:val="00102F0F"/>
    <w:rsid w:val="00111FAB"/>
    <w:rsid w:val="00115F13"/>
    <w:rsid w:val="001178CD"/>
    <w:rsid w:val="0012099F"/>
    <w:rsid w:val="001245E2"/>
    <w:rsid w:val="00127676"/>
    <w:rsid w:val="0013507B"/>
    <w:rsid w:val="001352F3"/>
    <w:rsid w:val="00136776"/>
    <w:rsid w:val="00144707"/>
    <w:rsid w:val="001667FA"/>
    <w:rsid w:val="001672EC"/>
    <w:rsid w:val="00167861"/>
    <w:rsid w:val="00172D63"/>
    <w:rsid w:val="00173B80"/>
    <w:rsid w:val="00175283"/>
    <w:rsid w:val="00184BDF"/>
    <w:rsid w:val="001867EB"/>
    <w:rsid w:val="001934F1"/>
    <w:rsid w:val="00197B2E"/>
    <w:rsid w:val="001A397A"/>
    <w:rsid w:val="001B0598"/>
    <w:rsid w:val="001B0FF7"/>
    <w:rsid w:val="001C0032"/>
    <w:rsid w:val="001C19AD"/>
    <w:rsid w:val="001E1EB4"/>
    <w:rsid w:val="001E6CA5"/>
    <w:rsid w:val="001F7AC7"/>
    <w:rsid w:val="00202864"/>
    <w:rsid w:val="00203514"/>
    <w:rsid w:val="00211FEA"/>
    <w:rsid w:val="00216695"/>
    <w:rsid w:val="00220E1A"/>
    <w:rsid w:val="00222E8C"/>
    <w:rsid w:val="00223C6F"/>
    <w:rsid w:val="0023031D"/>
    <w:rsid w:val="00233134"/>
    <w:rsid w:val="00233596"/>
    <w:rsid w:val="00233FE7"/>
    <w:rsid w:val="002469D3"/>
    <w:rsid w:val="00247E83"/>
    <w:rsid w:val="002526DE"/>
    <w:rsid w:val="00260B21"/>
    <w:rsid w:val="00261CAC"/>
    <w:rsid w:val="00265E1F"/>
    <w:rsid w:val="00272394"/>
    <w:rsid w:val="00273302"/>
    <w:rsid w:val="00274932"/>
    <w:rsid w:val="00286421"/>
    <w:rsid w:val="00295781"/>
    <w:rsid w:val="002A1AE8"/>
    <w:rsid w:val="002B2591"/>
    <w:rsid w:val="002D0A56"/>
    <w:rsid w:val="002D225E"/>
    <w:rsid w:val="002D5587"/>
    <w:rsid w:val="002E107B"/>
    <w:rsid w:val="002E4922"/>
    <w:rsid w:val="002E4986"/>
    <w:rsid w:val="002E51C8"/>
    <w:rsid w:val="002E7C7A"/>
    <w:rsid w:val="002F1E4A"/>
    <w:rsid w:val="002F1F5A"/>
    <w:rsid w:val="002F2E62"/>
    <w:rsid w:val="002F353C"/>
    <w:rsid w:val="002F4C81"/>
    <w:rsid w:val="002F73AA"/>
    <w:rsid w:val="00301A96"/>
    <w:rsid w:val="003035EA"/>
    <w:rsid w:val="0030759B"/>
    <w:rsid w:val="00316F01"/>
    <w:rsid w:val="00317429"/>
    <w:rsid w:val="00336191"/>
    <w:rsid w:val="00341CE7"/>
    <w:rsid w:val="00350B16"/>
    <w:rsid w:val="00353D25"/>
    <w:rsid w:val="00353F52"/>
    <w:rsid w:val="0035649D"/>
    <w:rsid w:val="00357BBC"/>
    <w:rsid w:val="00360C24"/>
    <w:rsid w:val="00365C01"/>
    <w:rsid w:val="003734A1"/>
    <w:rsid w:val="00373F33"/>
    <w:rsid w:val="00381AA7"/>
    <w:rsid w:val="003823D0"/>
    <w:rsid w:val="00383D05"/>
    <w:rsid w:val="00384866"/>
    <w:rsid w:val="0039623F"/>
    <w:rsid w:val="00396706"/>
    <w:rsid w:val="003A5F8E"/>
    <w:rsid w:val="003A6241"/>
    <w:rsid w:val="003A7BC4"/>
    <w:rsid w:val="003B7B1F"/>
    <w:rsid w:val="003C04C3"/>
    <w:rsid w:val="003C07F6"/>
    <w:rsid w:val="003C230D"/>
    <w:rsid w:val="003D1986"/>
    <w:rsid w:val="003D4DEF"/>
    <w:rsid w:val="003D680F"/>
    <w:rsid w:val="003E256F"/>
    <w:rsid w:val="003E2FE1"/>
    <w:rsid w:val="003F3E2B"/>
    <w:rsid w:val="003F4686"/>
    <w:rsid w:val="003F4BFB"/>
    <w:rsid w:val="004063BC"/>
    <w:rsid w:val="00413F6B"/>
    <w:rsid w:val="0041503C"/>
    <w:rsid w:val="004151EC"/>
    <w:rsid w:val="00417687"/>
    <w:rsid w:val="00417AEF"/>
    <w:rsid w:val="00417F78"/>
    <w:rsid w:val="00424AA9"/>
    <w:rsid w:val="0042713B"/>
    <w:rsid w:val="00430698"/>
    <w:rsid w:val="004338E6"/>
    <w:rsid w:val="00433F61"/>
    <w:rsid w:val="004413B4"/>
    <w:rsid w:val="00441443"/>
    <w:rsid w:val="00442208"/>
    <w:rsid w:val="00442D82"/>
    <w:rsid w:val="00444635"/>
    <w:rsid w:val="00446405"/>
    <w:rsid w:val="00447F3E"/>
    <w:rsid w:val="00451B65"/>
    <w:rsid w:val="00456F37"/>
    <w:rsid w:val="00470184"/>
    <w:rsid w:val="0047681D"/>
    <w:rsid w:val="00476B3B"/>
    <w:rsid w:val="004817EC"/>
    <w:rsid w:val="00482CA4"/>
    <w:rsid w:val="00485B89"/>
    <w:rsid w:val="00487721"/>
    <w:rsid w:val="00490300"/>
    <w:rsid w:val="004904DA"/>
    <w:rsid w:val="004A42FF"/>
    <w:rsid w:val="004C0383"/>
    <w:rsid w:val="004C12CD"/>
    <w:rsid w:val="004C29C7"/>
    <w:rsid w:val="004C4E36"/>
    <w:rsid w:val="004C6CCB"/>
    <w:rsid w:val="004D2F37"/>
    <w:rsid w:val="004D6EA6"/>
    <w:rsid w:val="00503BA5"/>
    <w:rsid w:val="00504259"/>
    <w:rsid w:val="00507F7A"/>
    <w:rsid w:val="00515A88"/>
    <w:rsid w:val="00523FC2"/>
    <w:rsid w:val="00524D07"/>
    <w:rsid w:val="00525574"/>
    <w:rsid w:val="00530DD2"/>
    <w:rsid w:val="005328BE"/>
    <w:rsid w:val="00533665"/>
    <w:rsid w:val="005350C9"/>
    <w:rsid w:val="00536328"/>
    <w:rsid w:val="00537238"/>
    <w:rsid w:val="00540251"/>
    <w:rsid w:val="00540F6D"/>
    <w:rsid w:val="0054780E"/>
    <w:rsid w:val="0055350B"/>
    <w:rsid w:val="00561F8A"/>
    <w:rsid w:val="00562D43"/>
    <w:rsid w:val="005650FE"/>
    <w:rsid w:val="00570D02"/>
    <w:rsid w:val="00576334"/>
    <w:rsid w:val="00584E04"/>
    <w:rsid w:val="00590F36"/>
    <w:rsid w:val="00592ED2"/>
    <w:rsid w:val="00593C99"/>
    <w:rsid w:val="005959FE"/>
    <w:rsid w:val="005B0DA5"/>
    <w:rsid w:val="005B75CA"/>
    <w:rsid w:val="005C5129"/>
    <w:rsid w:val="005C72F1"/>
    <w:rsid w:val="005D05C5"/>
    <w:rsid w:val="005D38EC"/>
    <w:rsid w:val="005D4CC8"/>
    <w:rsid w:val="005D693D"/>
    <w:rsid w:val="005E4B1F"/>
    <w:rsid w:val="005E6FD3"/>
    <w:rsid w:val="005E7847"/>
    <w:rsid w:val="005F70FA"/>
    <w:rsid w:val="0061144C"/>
    <w:rsid w:val="006152A9"/>
    <w:rsid w:val="00626F2E"/>
    <w:rsid w:val="00633834"/>
    <w:rsid w:val="006339CE"/>
    <w:rsid w:val="00652848"/>
    <w:rsid w:val="006618E6"/>
    <w:rsid w:val="0066298D"/>
    <w:rsid w:val="00667131"/>
    <w:rsid w:val="00685B8D"/>
    <w:rsid w:val="00685F31"/>
    <w:rsid w:val="00686290"/>
    <w:rsid w:val="006903D7"/>
    <w:rsid w:val="0069056B"/>
    <w:rsid w:val="00692BC2"/>
    <w:rsid w:val="006A003A"/>
    <w:rsid w:val="006A67FD"/>
    <w:rsid w:val="006B7491"/>
    <w:rsid w:val="006D15CA"/>
    <w:rsid w:val="006E1633"/>
    <w:rsid w:val="006F0D4C"/>
    <w:rsid w:val="00703631"/>
    <w:rsid w:val="00705C10"/>
    <w:rsid w:val="0071011A"/>
    <w:rsid w:val="00710D9C"/>
    <w:rsid w:val="00712974"/>
    <w:rsid w:val="0071601E"/>
    <w:rsid w:val="007160B6"/>
    <w:rsid w:val="00722123"/>
    <w:rsid w:val="00724B66"/>
    <w:rsid w:val="007310A5"/>
    <w:rsid w:val="007345CF"/>
    <w:rsid w:val="00736A0F"/>
    <w:rsid w:val="00736FF3"/>
    <w:rsid w:val="007400D3"/>
    <w:rsid w:val="007405BC"/>
    <w:rsid w:val="007418F3"/>
    <w:rsid w:val="00741E89"/>
    <w:rsid w:val="00751213"/>
    <w:rsid w:val="00753633"/>
    <w:rsid w:val="00753795"/>
    <w:rsid w:val="00756955"/>
    <w:rsid w:val="00756C45"/>
    <w:rsid w:val="00756EF8"/>
    <w:rsid w:val="00775996"/>
    <w:rsid w:val="00784ED7"/>
    <w:rsid w:val="00793F2B"/>
    <w:rsid w:val="00795BDF"/>
    <w:rsid w:val="007B48C7"/>
    <w:rsid w:val="007D02BB"/>
    <w:rsid w:val="007D3653"/>
    <w:rsid w:val="007D596D"/>
    <w:rsid w:val="007D7790"/>
    <w:rsid w:val="007E3F38"/>
    <w:rsid w:val="007E7404"/>
    <w:rsid w:val="007F2268"/>
    <w:rsid w:val="00800BBF"/>
    <w:rsid w:val="008018D1"/>
    <w:rsid w:val="00801E04"/>
    <w:rsid w:val="008073C7"/>
    <w:rsid w:val="008146C9"/>
    <w:rsid w:val="00814E7A"/>
    <w:rsid w:val="00823E69"/>
    <w:rsid w:val="00837215"/>
    <w:rsid w:val="00841D26"/>
    <w:rsid w:val="00842059"/>
    <w:rsid w:val="0084654C"/>
    <w:rsid w:val="00850E07"/>
    <w:rsid w:val="00856C0C"/>
    <w:rsid w:val="00860A46"/>
    <w:rsid w:val="00877390"/>
    <w:rsid w:val="00880547"/>
    <w:rsid w:val="00882ED3"/>
    <w:rsid w:val="00885A6F"/>
    <w:rsid w:val="00890FBA"/>
    <w:rsid w:val="00895AB2"/>
    <w:rsid w:val="008A0D2D"/>
    <w:rsid w:val="008A2094"/>
    <w:rsid w:val="008B36B3"/>
    <w:rsid w:val="008C22BC"/>
    <w:rsid w:val="008C3DE7"/>
    <w:rsid w:val="008D6F09"/>
    <w:rsid w:val="008E2C32"/>
    <w:rsid w:val="008F7116"/>
    <w:rsid w:val="0090474D"/>
    <w:rsid w:val="0090550E"/>
    <w:rsid w:val="00910C62"/>
    <w:rsid w:val="00912BAB"/>
    <w:rsid w:val="00916FA4"/>
    <w:rsid w:val="00921D12"/>
    <w:rsid w:val="00933907"/>
    <w:rsid w:val="009408E2"/>
    <w:rsid w:val="0095443D"/>
    <w:rsid w:val="00956E6A"/>
    <w:rsid w:val="0096128D"/>
    <w:rsid w:val="00961302"/>
    <w:rsid w:val="00961CA6"/>
    <w:rsid w:val="00963ED2"/>
    <w:rsid w:val="00966079"/>
    <w:rsid w:val="00973BFF"/>
    <w:rsid w:val="009759B2"/>
    <w:rsid w:val="00975D3D"/>
    <w:rsid w:val="009814E1"/>
    <w:rsid w:val="0098196F"/>
    <w:rsid w:val="00985DEB"/>
    <w:rsid w:val="00986CBE"/>
    <w:rsid w:val="00990591"/>
    <w:rsid w:val="00997683"/>
    <w:rsid w:val="009A0AAD"/>
    <w:rsid w:val="009A0FFD"/>
    <w:rsid w:val="009A6381"/>
    <w:rsid w:val="009B4728"/>
    <w:rsid w:val="009C3821"/>
    <w:rsid w:val="009C7CE3"/>
    <w:rsid w:val="009D3170"/>
    <w:rsid w:val="009D3370"/>
    <w:rsid w:val="009D3AFC"/>
    <w:rsid w:val="009D729D"/>
    <w:rsid w:val="009E36AE"/>
    <w:rsid w:val="009E5AD4"/>
    <w:rsid w:val="009E7CA3"/>
    <w:rsid w:val="009F39AF"/>
    <w:rsid w:val="009F5C52"/>
    <w:rsid w:val="009F7209"/>
    <w:rsid w:val="00A1532D"/>
    <w:rsid w:val="00A23E92"/>
    <w:rsid w:val="00A30449"/>
    <w:rsid w:val="00A3193B"/>
    <w:rsid w:val="00A34BD8"/>
    <w:rsid w:val="00A35A64"/>
    <w:rsid w:val="00A37292"/>
    <w:rsid w:val="00A40678"/>
    <w:rsid w:val="00A44556"/>
    <w:rsid w:val="00A53127"/>
    <w:rsid w:val="00A71229"/>
    <w:rsid w:val="00A76456"/>
    <w:rsid w:val="00A76F54"/>
    <w:rsid w:val="00A776A3"/>
    <w:rsid w:val="00A93822"/>
    <w:rsid w:val="00A946BE"/>
    <w:rsid w:val="00A95B6E"/>
    <w:rsid w:val="00AA3E81"/>
    <w:rsid w:val="00AA540B"/>
    <w:rsid w:val="00AB3F47"/>
    <w:rsid w:val="00AB42F0"/>
    <w:rsid w:val="00AB6410"/>
    <w:rsid w:val="00AC6B19"/>
    <w:rsid w:val="00AE154A"/>
    <w:rsid w:val="00AE28FD"/>
    <w:rsid w:val="00AE747C"/>
    <w:rsid w:val="00AF7AB9"/>
    <w:rsid w:val="00B00016"/>
    <w:rsid w:val="00B000A7"/>
    <w:rsid w:val="00B050C7"/>
    <w:rsid w:val="00B12DCA"/>
    <w:rsid w:val="00B14B5D"/>
    <w:rsid w:val="00B2612D"/>
    <w:rsid w:val="00B27F51"/>
    <w:rsid w:val="00B3000B"/>
    <w:rsid w:val="00B304C5"/>
    <w:rsid w:val="00B33976"/>
    <w:rsid w:val="00B33EDA"/>
    <w:rsid w:val="00B35513"/>
    <w:rsid w:val="00B36C87"/>
    <w:rsid w:val="00B4793D"/>
    <w:rsid w:val="00B5083A"/>
    <w:rsid w:val="00B51AD1"/>
    <w:rsid w:val="00B602FE"/>
    <w:rsid w:val="00B678D7"/>
    <w:rsid w:val="00B67BA5"/>
    <w:rsid w:val="00B75B4E"/>
    <w:rsid w:val="00B828ED"/>
    <w:rsid w:val="00B834BF"/>
    <w:rsid w:val="00B8703F"/>
    <w:rsid w:val="00B94587"/>
    <w:rsid w:val="00BA77DE"/>
    <w:rsid w:val="00BB13CB"/>
    <w:rsid w:val="00BB704E"/>
    <w:rsid w:val="00BC5B4E"/>
    <w:rsid w:val="00BC63A9"/>
    <w:rsid w:val="00BC6BD6"/>
    <w:rsid w:val="00BD2C2D"/>
    <w:rsid w:val="00BD3AD8"/>
    <w:rsid w:val="00BD546F"/>
    <w:rsid w:val="00BD6125"/>
    <w:rsid w:val="00BE11F6"/>
    <w:rsid w:val="00BE3A4C"/>
    <w:rsid w:val="00BF0599"/>
    <w:rsid w:val="00BF6790"/>
    <w:rsid w:val="00C008F3"/>
    <w:rsid w:val="00C012EA"/>
    <w:rsid w:val="00C06B81"/>
    <w:rsid w:val="00C163F6"/>
    <w:rsid w:val="00C2093E"/>
    <w:rsid w:val="00C300A1"/>
    <w:rsid w:val="00C305F8"/>
    <w:rsid w:val="00C32E3A"/>
    <w:rsid w:val="00C35F72"/>
    <w:rsid w:val="00C41015"/>
    <w:rsid w:val="00C42E82"/>
    <w:rsid w:val="00C45FA9"/>
    <w:rsid w:val="00C5388C"/>
    <w:rsid w:val="00C57E99"/>
    <w:rsid w:val="00C66596"/>
    <w:rsid w:val="00C736B4"/>
    <w:rsid w:val="00C75803"/>
    <w:rsid w:val="00C8165B"/>
    <w:rsid w:val="00C8598E"/>
    <w:rsid w:val="00C87FD9"/>
    <w:rsid w:val="00C94616"/>
    <w:rsid w:val="00CA0524"/>
    <w:rsid w:val="00CA45C7"/>
    <w:rsid w:val="00CA601B"/>
    <w:rsid w:val="00CC4767"/>
    <w:rsid w:val="00CD5D8F"/>
    <w:rsid w:val="00CD711B"/>
    <w:rsid w:val="00CE3400"/>
    <w:rsid w:val="00CE34B2"/>
    <w:rsid w:val="00CE360D"/>
    <w:rsid w:val="00CE53CA"/>
    <w:rsid w:val="00CE7D05"/>
    <w:rsid w:val="00CF036D"/>
    <w:rsid w:val="00CF4322"/>
    <w:rsid w:val="00CF6F74"/>
    <w:rsid w:val="00CF7989"/>
    <w:rsid w:val="00D12059"/>
    <w:rsid w:val="00D134C8"/>
    <w:rsid w:val="00D219C1"/>
    <w:rsid w:val="00D25721"/>
    <w:rsid w:val="00D27B2F"/>
    <w:rsid w:val="00D3381D"/>
    <w:rsid w:val="00D341DC"/>
    <w:rsid w:val="00D411A4"/>
    <w:rsid w:val="00D5463E"/>
    <w:rsid w:val="00D5650D"/>
    <w:rsid w:val="00D56A00"/>
    <w:rsid w:val="00D60C5F"/>
    <w:rsid w:val="00D65F83"/>
    <w:rsid w:val="00D67197"/>
    <w:rsid w:val="00D74DA8"/>
    <w:rsid w:val="00D74EE5"/>
    <w:rsid w:val="00D75FFE"/>
    <w:rsid w:val="00D80305"/>
    <w:rsid w:val="00D847C4"/>
    <w:rsid w:val="00D84A1C"/>
    <w:rsid w:val="00D9134E"/>
    <w:rsid w:val="00DA0C44"/>
    <w:rsid w:val="00DA436C"/>
    <w:rsid w:val="00DB2D2F"/>
    <w:rsid w:val="00DB50C7"/>
    <w:rsid w:val="00DB58E3"/>
    <w:rsid w:val="00DB5FE7"/>
    <w:rsid w:val="00DB6A6A"/>
    <w:rsid w:val="00DC0964"/>
    <w:rsid w:val="00DC0ACD"/>
    <w:rsid w:val="00DC20C3"/>
    <w:rsid w:val="00DD5F78"/>
    <w:rsid w:val="00DE1131"/>
    <w:rsid w:val="00DE524D"/>
    <w:rsid w:val="00DE5741"/>
    <w:rsid w:val="00DE6F02"/>
    <w:rsid w:val="00DF1773"/>
    <w:rsid w:val="00DF6AB2"/>
    <w:rsid w:val="00E1440D"/>
    <w:rsid w:val="00E15288"/>
    <w:rsid w:val="00E23E90"/>
    <w:rsid w:val="00E2487F"/>
    <w:rsid w:val="00E26C76"/>
    <w:rsid w:val="00E47D57"/>
    <w:rsid w:val="00E538DA"/>
    <w:rsid w:val="00E54CAE"/>
    <w:rsid w:val="00E66968"/>
    <w:rsid w:val="00E7258A"/>
    <w:rsid w:val="00E73133"/>
    <w:rsid w:val="00E755CF"/>
    <w:rsid w:val="00E77EF7"/>
    <w:rsid w:val="00E81B2B"/>
    <w:rsid w:val="00E83EAF"/>
    <w:rsid w:val="00EA1970"/>
    <w:rsid w:val="00EA7953"/>
    <w:rsid w:val="00EB318F"/>
    <w:rsid w:val="00EB6639"/>
    <w:rsid w:val="00EB6D7D"/>
    <w:rsid w:val="00EC11CB"/>
    <w:rsid w:val="00EC3645"/>
    <w:rsid w:val="00EC435F"/>
    <w:rsid w:val="00EC4C50"/>
    <w:rsid w:val="00EE26DA"/>
    <w:rsid w:val="00EE38A6"/>
    <w:rsid w:val="00EF62D2"/>
    <w:rsid w:val="00F07BB2"/>
    <w:rsid w:val="00F07C01"/>
    <w:rsid w:val="00F14918"/>
    <w:rsid w:val="00F22427"/>
    <w:rsid w:val="00F24C32"/>
    <w:rsid w:val="00F45721"/>
    <w:rsid w:val="00F54975"/>
    <w:rsid w:val="00F63A66"/>
    <w:rsid w:val="00F6420D"/>
    <w:rsid w:val="00F67BE1"/>
    <w:rsid w:val="00F72B3B"/>
    <w:rsid w:val="00F93BD6"/>
    <w:rsid w:val="00FA1901"/>
    <w:rsid w:val="00FA1E11"/>
    <w:rsid w:val="00FC1DB0"/>
    <w:rsid w:val="00FC534B"/>
    <w:rsid w:val="00FD1838"/>
    <w:rsid w:val="00FD20C2"/>
    <w:rsid w:val="00FD2872"/>
    <w:rsid w:val="00FD29EC"/>
    <w:rsid w:val="00FD4EF5"/>
    <w:rsid w:val="00FD6D30"/>
    <w:rsid w:val="00FD6E67"/>
    <w:rsid w:val="00FE2966"/>
    <w:rsid w:val="00FE69F0"/>
    <w:rsid w:val="00FF2183"/>
    <w:rsid w:val="00FF3344"/>
    <w:rsid w:val="00FF393F"/>
    <w:rsid w:val="00FF7894"/>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B599CF"/>
  <w15:docId w15:val="{F5B37575-999D-42DE-8AA1-F58768EC3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F83"/>
  </w:style>
  <w:style w:type="paragraph" w:styleId="Heading1">
    <w:name w:val="heading 1"/>
    <w:basedOn w:val="Normal"/>
    <w:next w:val="Normal"/>
    <w:link w:val="Heading1Char"/>
    <w:uiPriority w:val="9"/>
    <w:qFormat/>
    <w:rsid w:val="002723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23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723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57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5721"/>
  </w:style>
  <w:style w:type="paragraph" w:styleId="Footer">
    <w:name w:val="footer"/>
    <w:basedOn w:val="Normal"/>
    <w:link w:val="FooterChar"/>
    <w:uiPriority w:val="99"/>
    <w:unhideWhenUsed/>
    <w:rsid w:val="00D257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5721"/>
  </w:style>
  <w:style w:type="paragraph" w:styleId="BalloonText">
    <w:name w:val="Balloon Text"/>
    <w:basedOn w:val="Normal"/>
    <w:link w:val="BalloonTextChar"/>
    <w:uiPriority w:val="99"/>
    <w:semiHidden/>
    <w:unhideWhenUsed/>
    <w:rsid w:val="00523F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3FC2"/>
    <w:rPr>
      <w:rFonts w:ascii="Segoe UI" w:hAnsi="Segoe UI" w:cs="Segoe UI"/>
      <w:sz w:val="18"/>
      <w:szCs w:val="18"/>
    </w:rPr>
  </w:style>
  <w:style w:type="table" w:styleId="TableGrid">
    <w:name w:val="Table Grid"/>
    <w:basedOn w:val="TableNormal"/>
    <w:uiPriority w:val="39"/>
    <w:rsid w:val="00523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01ED3"/>
    <w:pPr>
      <w:autoSpaceDE w:val="0"/>
      <w:autoSpaceDN w:val="0"/>
      <w:adjustRightInd w:val="0"/>
      <w:spacing w:after="0" w:line="240" w:lineRule="auto"/>
    </w:pPr>
    <w:rPr>
      <w:rFonts w:ascii="Source Sans Pro" w:hAnsi="Source Sans Pro" w:cs="Source Sans Pro"/>
      <w:color w:val="000000"/>
      <w:sz w:val="24"/>
      <w:szCs w:val="24"/>
    </w:rPr>
  </w:style>
  <w:style w:type="paragraph" w:styleId="ListParagraph">
    <w:name w:val="List Paragraph"/>
    <w:basedOn w:val="Normal"/>
    <w:uiPriority w:val="34"/>
    <w:qFormat/>
    <w:rsid w:val="00850E07"/>
    <w:pPr>
      <w:ind w:left="720"/>
      <w:contextualSpacing/>
    </w:pPr>
  </w:style>
  <w:style w:type="character" w:customStyle="1" w:styleId="Heading1Char">
    <w:name w:val="Heading 1 Char"/>
    <w:basedOn w:val="DefaultParagraphFont"/>
    <w:link w:val="Heading1"/>
    <w:uiPriority w:val="9"/>
    <w:rsid w:val="0027239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7239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72394"/>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F93BD6"/>
    <w:pPr>
      <w:outlineLvl w:val="9"/>
    </w:pPr>
    <w:rPr>
      <w:lang w:bidi="ar-SA"/>
    </w:rPr>
  </w:style>
  <w:style w:type="paragraph" w:styleId="TOC1">
    <w:name w:val="toc 1"/>
    <w:basedOn w:val="Normal"/>
    <w:next w:val="Normal"/>
    <w:autoRedefine/>
    <w:uiPriority w:val="39"/>
    <w:unhideWhenUsed/>
    <w:rsid w:val="00F93BD6"/>
    <w:pPr>
      <w:spacing w:after="100"/>
    </w:pPr>
  </w:style>
  <w:style w:type="paragraph" w:styleId="TOC2">
    <w:name w:val="toc 2"/>
    <w:basedOn w:val="Normal"/>
    <w:next w:val="Normal"/>
    <w:autoRedefine/>
    <w:uiPriority w:val="39"/>
    <w:unhideWhenUsed/>
    <w:rsid w:val="00F93BD6"/>
    <w:pPr>
      <w:spacing w:after="100"/>
      <w:ind w:left="220"/>
    </w:pPr>
  </w:style>
  <w:style w:type="paragraph" w:styleId="TOC3">
    <w:name w:val="toc 3"/>
    <w:basedOn w:val="Normal"/>
    <w:next w:val="Normal"/>
    <w:autoRedefine/>
    <w:uiPriority w:val="39"/>
    <w:unhideWhenUsed/>
    <w:rsid w:val="00F93BD6"/>
    <w:pPr>
      <w:spacing w:after="100"/>
      <w:ind w:left="440"/>
    </w:pPr>
  </w:style>
  <w:style w:type="character" w:styleId="Hyperlink">
    <w:name w:val="Hyperlink"/>
    <w:basedOn w:val="DefaultParagraphFont"/>
    <w:uiPriority w:val="99"/>
    <w:unhideWhenUsed/>
    <w:rsid w:val="00F93BD6"/>
    <w:rPr>
      <w:color w:val="0563C1" w:themeColor="hyperlink"/>
      <w:u w:val="single"/>
    </w:rPr>
  </w:style>
  <w:style w:type="table" w:customStyle="1" w:styleId="GridTable1Light-Accent11">
    <w:name w:val="Grid Table 1 Light - Accent 11"/>
    <w:basedOn w:val="TableNormal"/>
    <w:uiPriority w:val="46"/>
    <w:rsid w:val="007E3F38"/>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UnresolvedMention1">
    <w:name w:val="Unresolved Mention1"/>
    <w:basedOn w:val="DefaultParagraphFont"/>
    <w:uiPriority w:val="99"/>
    <w:semiHidden/>
    <w:unhideWhenUsed/>
    <w:rsid w:val="006339CE"/>
    <w:rPr>
      <w:color w:val="605E5C"/>
      <w:shd w:val="clear" w:color="auto" w:fill="E1DFDD"/>
    </w:rPr>
  </w:style>
  <w:style w:type="paragraph" w:styleId="NormalWeb">
    <w:name w:val="Normal (Web)"/>
    <w:basedOn w:val="Normal"/>
    <w:uiPriority w:val="99"/>
    <w:semiHidden/>
    <w:unhideWhenUsed/>
    <w:rsid w:val="00202864"/>
    <w:pPr>
      <w:spacing w:before="100" w:beforeAutospacing="1" w:after="100" w:afterAutospacing="1" w:line="240" w:lineRule="auto"/>
    </w:pPr>
    <w:rPr>
      <w:rFonts w:ascii="Times New Roman" w:hAnsi="Times New Roman" w:cs="Times New Roman"/>
      <w:sz w:val="24"/>
      <w:szCs w:val="24"/>
      <w:lang w:val="en-IN" w:eastAsia="en-IN"/>
    </w:rPr>
  </w:style>
  <w:style w:type="character" w:styleId="CommentReference">
    <w:name w:val="annotation reference"/>
    <w:basedOn w:val="DefaultParagraphFont"/>
    <w:uiPriority w:val="99"/>
    <w:semiHidden/>
    <w:unhideWhenUsed/>
    <w:rsid w:val="00933907"/>
    <w:rPr>
      <w:sz w:val="16"/>
      <w:szCs w:val="16"/>
    </w:rPr>
  </w:style>
  <w:style w:type="paragraph" w:styleId="CommentText">
    <w:name w:val="annotation text"/>
    <w:basedOn w:val="Normal"/>
    <w:link w:val="CommentTextChar"/>
    <w:uiPriority w:val="99"/>
    <w:semiHidden/>
    <w:unhideWhenUsed/>
    <w:rsid w:val="00933907"/>
    <w:pPr>
      <w:spacing w:line="240" w:lineRule="auto"/>
    </w:pPr>
    <w:rPr>
      <w:sz w:val="20"/>
      <w:szCs w:val="20"/>
    </w:rPr>
  </w:style>
  <w:style w:type="character" w:customStyle="1" w:styleId="CommentTextChar">
    <w:name w:val="Comment Text Char"/>
    <w:basedOn w:val="DefaultParagraphFont"/>
    <w:link w:val="CommentText"/>
    <w:uiPriority w:val="99"/>
    <w:semiHidden/>
    <w:rsid w:val="00933907"/>
    <w:rPr>
      <w:sz w:val="20"/>
      <w:szCs w:val="20"/>
    </w:rPr>
  </w:style>
  <w:style w:type="paragraph" w:styleId="CommentSubject">
    <w:name w:val="annotation subject"/>
    <w:basedOn w:val="CommentText"/>
    <w:next w:val="CommentText"/>
    <w:link w:val="CommentSubjectChar"/>
    <w:uiPriority w:val="99"/>
    <w:semiHidden/>
    <w:unhideWhenUsed/>
    <w:rsid w:val="00933907"/>
    <w:rPr>
      <w:b/>
      <w:bCs/>
    </w:rPr>
  </w:style>
  <w:style w:type="character" w:customStyle="1" w:styleId="CommentSubjectChar">
    <w:name w:val="Comment Subject Char"/>
    <w:basedOn w:val="CommentTextChar"/>
    <w:link w:val="CommentSubject"/>
    <w:uiPriority w:val="99"/>
    <w:semiHidden/>
    <w:rsid w:val="00933907"/>
    <w:rPr>
      <w:b/>
      <w:bCs/>
      <w:sz w:val="20"/>
      <w:szCs w:val="20"/>
    </w:rPr>
  </w:style>
  <w:style w:type="table" w:customStyle="1" w:styleId="TableGridLight1">
    <w:name w:val="Table Grid Light1"/>
    <w:basedOn w:val="TableNormal"/>
    <w:uiPriority w:val="40"/>
    <w:rsid w:val="009A638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9A638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C300A1"/>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1B05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155960">
      <w:bodyDiv w:val="1"/>
      <w:marLeft w:val="0"/>
      <w:marRight w:val="0"/>
      <w:marTop w:val="0"/>
      <w:marBottom w:val="0"/>
      <w:divBdr>
        <w:top w:val="none" w:sz="0" w:space="0" w:color="auto"/>
        <w:left w:val="none" w:sz="0" w:space="0" w:color="auto"/>
        <w:bottom w:val="none" w:sz="0" w:space="0" w:color="auto"/>
        <w:right w:val="none" w:sz="0" w:space="0" w:color="auto"/>
      </w:divBdr>
      <w:divsChild>
        <w:div w:id="1729065322">
          <w:marLeft w:val="0"/>
          <w:marRight w:val="0"/>
          <w:marTop w:val="0"/>
          <w:marBottom w:val="0"/>
          <w:divBdr>
            <w:top w:val="none" w:sz="0" w:space="0" w:color="auto"/>
            <w:left w:val="none" w:sz="0" w:space="0" w:color="auto"/>
            <w:bottom w:val="none" w:sz="0" w:space="0" w:color="auto"/>
            <w:right w:val="none" w:sz="0" w:space="0" w:color="auto"/>
          </w:divBdr>
          <w:divsChild>
            <w:div w:id="1145120077">
              <w:marLeft w:val="0"/>
              <w:marRight w:val="0"/>
              <w:marTop w:val="0"/>
              <w:marBottom w:val="0"/>
              <w:divBdr>
                <w:top w:val="none" w:sz="0" w:space="0" w:color="auto"/>
                <w:left w:val="none" w:sz="0" w:space="0" w:color="auto"/>
                <w:bottom w:val="none" w:sz="0" w:space="0" w:color="auto"/>
                <w:right w:val="none" w:sz="0" w:space="0" w:color="auto"/>
              </w:divBdr>
            </w:div>
            <w:div w:id="244389316">
              <w:marLeft w:val="0"/>
              <w:marRight w:val="0"/>
              <w:marTop w:val="0"/>
              <w:marBottom w:val="0"/>
              <w:divBdr>
                <w:top w:val="none" w:sz="0" w:space="0" w:color="auto"/>
                <w:left w:val="none" w:sz="0" w:space="0" w:color="auto"/>
                <w:bottom w:val="none" w:sz="0" w:space="0" w:color="auto"/>
                <w:right w:val="none" w:sz="0" w:space="0" w:color="auto"/>
              </w:divBdr>
            </w:div>
            <w:div w:id="2135903410">
              <w:marLeft w:val="0"/>
              <w:marRight w:val="0"/>
              <w:marTop w:val="0"/>
              <w:marBottom w:val="0"/>
              <w:divBdr>
                <w:top w:val="none" w:sz="0" w:space="0" w:color="auto"/>
                <w:left w:val="none" w:sz="0" w:space="0" w:color="auto"/>
                <w:bottom w:val="none" w:sz="0" w:space="0" w:color="auto"/>
                <w:right w:val="none" w:sz="0" w:space="0" w:color="auto"/>
              </w:divBdr>
            </w:div>
            <w:div w:id="1828202289">
              <w:marLeft w:val="0"/>
              <w:marRight w:val="0"/>
              <w:marTop w:val="0"/>
              <w:marBottom w:val="0"/>
              <w:divBdr>
                <w:top w:val="none" w:sz="0" w:space="0" w:color="auto"/>
                <w:left w:val="none" w:sz="0" w:space="0" w:color="auto"/>
                <w:bottom w:val="none" w:sz="0" w:space="0" w:color="auto"/>
                <w:right w:val="none" w:sz="0" w:space="0" w:color="auto"/>
              </w:divBdr>
            </w:div>
            <w:div w:id="512500418">
              <w:marLeft w:val="0"/>
              <w:marRight w:val="0"/>
              <w:marTop w:val="0"/>
              <w:marBottom w:val="0"/>
              <w:divBdr>
                <w:top w:val="none" w:sz="0" w:space="0" w:color="auto"/>
                <w:left w:val="none" w:sz="0" w:space="0" w:color="auto"/>
                <w:bottom w:val="none" w:sz="0" w:space="0" w:color="auto"/>
                <w:right w:val="none" w:sz="0" w:space="0" w:color="auto"/>
              </w:divBdr>
            </w:div>
            <w:div w:id="215046977">
              <w:marLeft w:val="0"/>
              <w:marRight w:val="0"/>
              <w:marTop w:val="0"/>
              <w:marBottom w:val="0"/>
              <w:divBdr>
                <w:top w:val="none" w:sz="0" w:space="0" w:color="auto"/>
                <w:left w:val="none" w:sz="0" w:space="0" w:color="auto"/>
                <w:bottom w:val="none" w:sz="0" w:space="0" w:color="auto"/>
                <w:right w:val="none" w:sz="0" w:space="0" w:color="auto"/>
              </w:divBdr>
            </w:div>
            <w:div w:id="1766730043">
              <w:marLeft w:val="0"/>
              <w:marRight w:val="0"/>
              <w:marTop w:val="0"/>
              <w:marBottom w:val="0"/>
              <w:divBdr>
                <w:top w:val="none" w:sz="0" w:space="0" w:color="auto"/>
                <w:left w:val="none" w:sz="0" w:space="0" w:color="auto"/>
                <w:bottom w:val="none" w:sz="0" w:space="0" w:color="auto"/>
                <w:right w:val="none" w:sz="0" w:space="0" w:color="auto"/>
              </w:divBdr>
            </w:div>
            <w:div w:id="1556119378">
              <w:marLeft w:val="0"/>
              <w:marRight w:val="0"/>
              <w:marTop w:val="0"/>
              <w:marBottom w:val="0"/>
              <w:divBdr>
                <w:top w:val="none" w:sz="0" w:space="0" w:color="auto"/>
                <w:left w:val="none" w:sz="0" w:space="0" w:color="auto"/>
                <w:bottom w:val="none" w:sz="0" w:space="0" w:color="auto"/>
                <w:right w:val="none" w:sz="0" w:space="0" w:color="auto"/>
              </w:divBdr>
            </w:div>
            <w:div w:id="419956258">
              <w:marLeft w:val="0"/>
              <w:marRight w:val="0"/>
              <w:marTop w:val="0"/>
              <w:marBottom w:val="0"/>
              <w:divBdr>
                <w:top w:val="none" w:sz="0" w:space="0" w:color="auto"/>
                <w:left w:val="none" w:sz="0" w:space="0" w:color="auto"/>
                <w:bottom w:val="none" w:sz="0" w:space="0" w:color="auto"/>
                <w:right w:val="none" w:sz="0" w:space="0" w:color="auto"/>
              </w:divBdr>
            </w:div>
            <w:div w:id="1264221634">
              <w:marLeft w:val="0"/>
              <w:marRight w:val="0"/>
              <w:marTop w:val="0"/>
              <w:marBottom w:val="0"/>
              <w:divBdr>
                <w:top w:val="none" w:sz="0" w:space="0" w:color="auto"/>
                <w:left w:val="none" w:sz="0" w:space="0" w:color="auto"/>
                <w:bottom w:val="none" w:sz="0" w:space="0" w:color="auto"/>
                <w:right w:val="none" w:sz="0" w:space="0" w:color="auto"/>
              </w:divBdr>
            </w:div>
            <w:div w:id="845286260">
              <w:marLeft w:val="0"/>
              <w:marRight w:val="0"/>
              <w:marTop w:val="0"/>
              <w:marBottom w:val="0"/>
              <w:divBdr>
                <w:top w:val="none" w:sz="0" w:space="0" w:color="auto"/>
                <w:left w:val="none" w:sz="0" w:space="0" w:color="auto"/>
                <w:bottom w:val="none" w:sz="0" w:space="0" w:color="auto"/>
                <w:right w:val="none" w:sz="0" w:space="0" w:color="auto"/>
              </w:divBdr>
            </w:div>
            <w:div w:id="2012371454">
              <w:marLeft w:val="0"/>
              <w:marRight w:val="0"/>
              <w:marTop w:val="0"/>
              <w:marBottom w:val="0"/>
              <w:divBdr>
                <w:top w:val="none" w:sz="0" w:space="0" w:color="auto"/>
                <w:left w:val="none" w:sz="0" w:space="0" w:color="auto"/>
                <w:bottom w:val="none" w:sz="0" w:space="0" w:color="auto"/>
                <w:right w:val="none" w:sz="0" w:space="0" w:color="auto"/>
              </w:divBdr>
            </w:div>
            <w:div w:id="14573977">
              <w:marLeft w:val="0"/>
              <w:marRight w:val="0"/>
              <w:marTop w:val="0"/>
              <w:marBottom w:val="0"/>
              <w:divBdr>
                <w:top w:val="none" w:sz="0" w:space="0" w:color="auto"/>
                <w:left w:val="none" w:sz="0" w:space="0" w:color="auto"/>
                <w:bottom w:val="none" w:sz="0" w:space="0" w:color="auto"/>
                <w:right w:val="none" w:sz="0" w:space="0" w:color="auto"/>
              </w:divBdr>
            </w:div>
            <w:div w:id="1402487758">
              <w:marLeft w:val="0"/>
              <w:marRight w:val="0"/>
              <w:marTop w:val="0"/>
              <w:marBottom w:val="0"/>
              <w:divBdr>
                <w:top w:val="none" w:sz="0" w:space="0" w:color="auto"/>
                <w:left w:val="none" w:sz="0" w:space="0" w:color="auto"/>
                <w:bottom w:val="none" w:sz="0" w:space="0" w:color="auto"/>
                <w:right w:val="none" w:sz="0" w:space="0" w:color="auto"/>
              </w:divBdr>
            </w:div>
            <w:div w:id="1239169557">
              <w:marLeft w:val="0"/>
              <w:marRight w:val="0"/>
              <w:marTop w:val="0"/>
              <w:marBottom w:val="0"/>
              <w:divBdr>
                <w:top w:val="none" w:sz="0" w:space="0" w:color="auto"/>
                <w:left w:val="none" w:sz="0" w:space="0" w:color="auto"/>
                <w:bottom w:val="none" w:sz="0" w:space="0" w:color="auto"/>
                <w:right w:val="none" w:sz="0" w:space="0" w:color="auto"/>
              </w:divBdr>
            </w:div>
            <w:div w:id="1238325717">
              <w:marLeft w:val="0"/>
              <w:marRight w:val="0"/>
              <w:marTop w:val="0"/>
              <w:marBottom w:val="0"/>
              <w:divBdr>
                <w:top w:val="none" w:sz="0" w:space="0" w:color="auto"/>
                <w:left w:val="none" w:sz="0" w:space="0" w:color="auto"/>
                <w:bottom w:val="none" w:sz="0" w:space="0" w:color="auto"/>
                <w:right w:val="none" w:sz="0" w:space="0" w:color="auto"/>
              </w:divBdr>
            </w:div>
            <w:div w:id="1763985054">
              <w:marLeft w:val="0"/>
              <w:marRight w:val="0"/>
              <w:marTop w:val="0"/>
              <w:marBottom w:val="0"/>
              <w:divBdr>
                <w:top w:val="none" w:sz="0" w:space="0" w:color="auto"/>
                <w:left w:val="none" w:sz="0" w:space="0" w:color="auto"/>
                <w:bottom w:val="none" w:sz="0" w:space="0" w:color="auto"/>
                <w:right w:val="none" w:sz="0" w:space="0" w:color="auto"/>
              </w:divBdr>
            </w:div>
            <w:div w:id="905531403">
              <w:marLeft w:val="0"/>
              <w:marRight w:val="0"/>
              <w:marTop w:val="0"/>
              <w:marBottom w:val="0"/>
              <w:divBdr>
                <w:top w:val="none" w:sz="0" w:space="0" w:color="auto"/>
                <w:left w:val="none" w:sz="0" w:space="0" w:color="auto"/>
                <w:bottom w:val="none" w:sz="0" w:space="0" w:color="auto"/>
                <w:right w:val="none" w:sz="0" w:space="0" w:color="auto"/>
              </w:divBdr>
            </w:div>
            <w:div w:id="1656032256">
              <w:marLeft w:val="0"/>
              <w:marRight w:val="0"/>
              <w:marTop w:val="0"/>
              <w:marBottom w:val="0"/>
              <w:divBdr>
                <w:top w:val="none" w:sz="0" w:space="0" w:color="auto"/>
                <w:left w:val="none" w:sz="0" w:space="0" w:color="auto"/>
                <w:bottom w:val="none" w:sz="0" w:space="0" w:color="auto"/>
                <w:right w:val="none" w:sz="0" w:space="0" w:color="auto"/>
              </w:divBdr>
            </w:div>
            <w:div w:id="1694720039">
              <w:marLeft w:val="0"/>
              <w:marRight w:val="0"/>
              <w:marTop w:val="0"/>
              <w:marBottom w:val="0"/>
              <w:divBdr>
                <w:top w:val="none" w:sz="0" w:space="0" w:color="auto"/>
                <w:left w:val="none" w:sz="0" w:space="0" w:color="auto"/>
                <w:bottom w:val="none" w:sz="0" w:space="0" w:color="auto"/>
                <w:right w:val="none" w:sz="0" w:space="0" w:color="auto"/>
              </w:divBdr>
            </w:div>
            <w:div w:id="1492022752">
              <w:marLeft w:val="0"/>
              <w:marRight w:val="0"/>
              <w:marTop w:val="0"/>
              <w:marBottom w:val="0"/>
              <w:divBdr>
                <w:top w:val="none" w:sz="0" w:space="0" w:color="auto"/>
                <w:left w:val="none" w:sz="0" w:space="0" w:color="auto"/>
                <w:bottom w:val="none" w:sz="0" w:space="0" w:color="auto"/>
                <w:right w:val="none" w:sz="0" w:space="0" w:color="auto"/>
              </w:divBdr>
            </w:div>
            <w:div w:id="1274900021">
              <w:marLeft w:val="0"/>
              <w:marRight w:val="0"/>
              <w:marTop w:val="0"/>
              <w:marBottom w:val="0"/>
              <w:divBdr>
                <w:top w:val="none" w:sz="0" w:space="0" w:color="auto"/>
                <w:left w:val="none" w:sz="0" w:space="0" w:color="auto"/>
                <w:bottom w:val="none" w:sz="0" w:space="0" w:color="auto"/>
                <w:right w:val="none" w:sz="0" w:space="0" w:color="auto"/>
              </w:divBdr>
            </w:div>
            <w:div w:id="295986817">
              <w:marLeft w:val="0"/>
              <w:marRight w:val="0"/>
              <w:marTop w:val="0"/>
              <w:marBottom w:val="0"/>
              <w:divBdr>
                <w:top w:val="none" w:sz="0" w:space="0" w:color="auto"/>
                <w:left w:val="none" w:sz="0" w:space="0" w:color="auto"/>
                <w:bottom w:val="none" w:sz="0" w:space="0" w:color="auto"/>
                <w:right w:val="none" w:sz="0" w:space="0" w:color="auto"/>
              </w:divBdr>
            </w:div>
            <w:div w:id="281310261">
              <w:marLeft w:val="0"/>
              <w:marRight w:val="0"/>
              <w:marTop w:val="0"/>
              <w:marBottom w:val="0"/>
              <w:divBdr>
                <w:top w:val="none" w:sz="0" w:space="0" w:color="auto"/>
                <w:left w:val="none" w:sz="0" w:space="0" w:color="auto"/>
                <w:bottom w:val="none" w:sz="0" w:space="0" w:color="auto"/>
                <w:right w:val="none" w:sz="0" w:space="0" w:color="auto"/>
              </w:divBdr>
            </w:div>
            <w:div w:id="937106114">
              <w:marLeft w:val="0"/>
              <w:marRight w:val="0"/>
              <w:marTop w:val="0"/>
              <w:marBottom w:val="0"/>
              <w:divBdr>
                <w:top w:val="none" w:sz="0" w:space="0" w:color="auto"/>
                <w:left w:val="none" w:sz="0" w:space="0" w:color="auto"/>
                <w:bottom w:val="none" w:sz="0" w:space="0" w:color="auto"/>
                <w:right w:val="none" w:sz="0" w:space="0" w:color="auto"/>
              </w:divBdr>
            </w:div>
            <w:div w:id="424498501">
              <w:marLeft w:val="0"/>
              <w:marRight w:val="0"/>
              <w:marTop w:val="0"/>
              <w:marBottom w:val="0"/>
              <w:divBdr>
                <w:top w:val="none" w:sz="0" w:space="0" w:color="auto"/>
                <w:left w:val="none" w:sz="0" w:space="0" w:color="auto"/>
                <w:bottom w:val="none" w:sz="0" w:space="0" w:color="auto"/>
                <w:right w:val="none" w:sz="0" w:space="0" w:color="auto"/>
              </w:divBdr>
            </w:div>
            <w:div w:id="1554387505">
              <w:marLeft w:val="0"/>
              <w:marRight w:val="0"/>
              <w:marTop w:val="0"/>
              <w:marBottom w:val="0"/>
              <w:divBdr>
                <w:top w:val="none" w:sz="0" w:space="0" w:color="auto"/>
                <w:left w:val="none" w:sz="0" w:space="0" w:color="auto"/>
                <w:bottom w:val="none" w:sz="0" w:space="0" w:color="auto"/>
                <w:right w:val="none" w:sz="0" w:space="0" w:color="auto"/>
              </w:divBdr>
            </w:div>
            <w:div w:id="185784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7668">
      <w:bodyDiv w:val="1"/>
      <w:marLeft w:val="0"/>
      <w:marRight w:val="0"/>
      <w:marTop w:val="0"/>
      <w:marBottom w:val="0"/>
      <w:divBdr>
        <w:top w:val="none" w:sz="0" w:space="0" w:color="auto"/>
        <w:left w:val="none" w:sz="0" w:space="0" w:color="auto"/>
        <w:bottom w:val="none" w:sz="0" w:space="0" w:color="auto"/>
        <w:right w:val="none" w:sz="0" w:space="0" w:color="auto"/>
      </w:divBdr>
      <w:divsChild>
        <w:div w:id="1957515754">
          <w:marLeft w:val="0"/>
          <w:marRight w:val="0"/>
          <w:marTop w:val="0"/>
          <w:marBottom w:val="0"/>
          <w:divBdr>
            <w:top w:val="none" w:sz="0" w:space="0" w:color="auto"/>
            <w:left w:val="none" w:sz="0" w:space="0" w:color="auto"/>
            <w:bottom w:val="none" w:sz="0" w:space="0" w:color="auto"/>
            <w:right w:val="none" w:sz="0" w:space="0" w:color="auto"/>
          </w:divBdr>
          <w:divsChild>
            <w:div w:id="1349868585">
              <w:marLeft w:val="0"/>
              <w:marRight w:val="0"/>
              <w:marTop w:val="0"/>
              <w:marBottom w:val="0"/>
              <w:divBdr>
                <w:top w:val="none" w:sz="0" w:space="0" w:color="auto"/>
                <w:left w:val="none" w:sz="0" w:space="0" w:color="auto"/>
                <w:bottom w:val="none" w:sz="0" w:space="0" w:color="auto"/>
                <w:right w:val="none" w:sz="0" w:space="0" w:color="auto"/>
              </w:divBdr>
            </w:div>
            <w:div w:id="1103264722">
              <w:marLeft w:val="0"/>
              <w:marRight w:val="0"/>
              <w:marTop w:val="0"/>
              <w:marBottom w:val="0"/>
              <w:divBdr>
                <w:top w:val="none" w:sz="0" w:space="0" w:color="auto"/>
                <w:left w:val="none" w:sz="0" w:space="0" w:color="auto"/>
                <w:bottom w:val="none" w:sz="0" w:space="0" w:color="auto"/>
                <w:right w:val="none" w:sz="0" w:space="0" w:color="auto"/>
              </w:divBdr>
            </w:div>
            <w:div w:id="1716084241">
              <w:marLeft w:val="0"/>
              <w:marRight w:val="0"/>
              <w:marTop w:val="0"/>
              <w:marBottom w:val="0"/>
              <w:divBdr>
                <w:top w:val="none" w:sz="0" w:space="0" w:color="auto"/>
                <w:left w:val="none" w:sz="0" w:space="0" w:color="auto"/>
                <w:bottom w:val="none" w:sz="0" w:space="0" w:color="auto"/>
                <w:right w:val="none" w:sz="0" w:space="0" w:color="auto"/>
              </w:divBdr>
            </w:div>
            <w:div w:id="1406680269">
              <w:marLeft w:val="0"/>
              <w:marRight w:val="0"/>
              <w:marTop w:val="0"/>
              <w:marBottom w:val="0"/>
              <w:divBdr>
                <w:top w:val="none" w:sz="0" w:space="0" w:color="auto"/>
                <w:left w:val="none" w:sz="0" w:space="0" w:color="auto"/>
                <w:bottom w:val="none" w:sz="0" w:space="0" w:color="auto"/>
                <w:right w:val="none" w:sz="0" w:space="0" w:color="auto"/>
              </w:divBdr>
            </w:div>
            <w:div w:id="451217668">
              <w:marLeft w:val="0"/>
              <w:marRight w:val="0"/>
              <w:marTop w:val="0"/>
              <w:marBottom w:val="0"/>
              <w:divBdr>
                <w:top w:val="none" w:sz="0" w:space="0" w:color="auto"/>
                <w:left w:val="none" w:sz="0" w:space="0" w:color="auto"/>
                <w:bottom w:val="none" w:sz="0" w:space="0" w:color="auto"/>
                <w:right w:val="none" w:sz="0" w:space="0" w:color="auto"/>
              </w:divBdr>
            </w:div>
            <w:div w:id="1470853739">
              <w:marLeft w:val="0"/>
              <w:marRight w:val="0"/>
              <w:marTop w:val="0"/>
              <w:marBottom w:val="0"/>
              <w:divBdr>
                <w:top w:val="none" w:sz="0" w:space="0" w:color="auto"/>
                <w:left w:val="none" w:sz="0" w:space="0" w:color="auto"/>
                <w:bottom w:val="none" w:sz="0" w:space="0" w:color="auto"/>
                <w:right w:val="none" w:sz="0" w:space="0" w:color="auto"/>
              </w:divBdr>
            </w:div>
            <w:div w:id="740980879">
              <w:marLeft w:val="0"/>
              <w:marRight w:val="0"/>
              <w:marTop w:val="0"/>
              <w:marBottom w:val="0"/>
              <w:divBdr>
                <w:top w:val="none" w:sz="0" w:space="0" w:color="auto"/>
                <w:left w:val="none" w:sz="0" w:space="0" w:color="auto"/>
                <w:bottom w:val="none" w:sz="0" w:space="0" w:color="auto"/>
                <w:right w:val="none" w:sz="0" w:space="0" w:color="auto"/>
              </w:divBdr>
            </w:div>
            <w:div w:id="927927544">
              <w:marLeft w:val="0"/>
              <w:marRight w:val="0"/>
              <w:marTop w:val="0"/>
              <w:marBottom w:val="0"/>
              <w:divBdr>
                <w:top w:val="none" w:sz="0" w:space="0" w:color="auto"/>
                <w:left w:val="none" w:sz="0" w:space="0" w:color="auto"/>
                <w:bottom w:val="none" w:sz="0" w:space="0" w:color="auto"/>
                <w:right w:val="none" w:sz="0" w:space="0" w:color="auto"/>
              </w:divBdr>
            </w:div>
            <w:div w:id="2143451887">
              <w:marLeft w:val="0"/>
              <w:marRight w:val="0"/>
              <w:marTop w:val="0"/>
              <w:marBottom w:val="0"/>
              <w:divBdr>
                <w:top w:val="none" w:sz="0" w:space="0" w:color="auto"/>
                <w:left w:val="none" w:sz="0" w:space="0" w:color="auto"/>
                <w:bottom w:val="none" w:sz="0" w:space="0" w:color="auto"/>
                <w:right w:val="none" w:sz="0" w:space="0" w:color="auto"/>
              </w:divBdr>
            </w:div>
            <w:div w:id="1303120481">
              <w:marLeft w:val="0"/>
              <w:marRight w:val="0"/>
              <w:marTop w:val="0"/>
              <w:marBottom w:val="0"/>
              <w:divBdr>
                <w:top w:val="none" w:sz="0" w:space="0" w:color="auto"/>
                <w:left w:val="none" w:sz="0" w:space="0" w:color="auto"/>
                <w:bottom w:val="none" w:sz="0" w:space="0" w:color="auto"/>
                <w:right w:val="none" w:sz="0" w:space="0" w:color="auto"/>
              </w:divBdr>
            </w:div>
            <w:div w:id="1041245015">
              <w:marLeft w:val="0"/>
              <w:marRight w:val="0"/>
              <w:marTop w:val="0"/>
              <w:marBottom w:val="0"/>
              <w:divBdr>
                <w:top w:val="none" w:sz="0" w:space="0" w:color="auto"/>
                <w:left w:val="none" w:sz="0" w:space="0" w:color="auto"/>
                <w:bottom w:val="none" w:sz="0" w:space="0" w:color="auto"/>
                <w:right w:val="none" w:sz="0" w:space="0" w:color="auto"/>
              </w:divBdr>
            </w:div>
            <w:div w:id="1314259601">
              <w:marLeft w:val="0"/>
              <w:marRight w:val="0"/>
              <w:marTop w:val="0"/>
              <w:marBottom w:val="0"/>
              <w:divBdr>
                <w:top w:val="none" w:sz="0" w:space="0" w:color="auto"/>
                <w:left w:val="none" w:sz="0" w:space="0" w:color="auto"/>
                <w:bottom w:val="none" w:sz="0" w:space="0" w:color="auto"/>
                <w:right w:val="none" w:sz="0" w:space="0" w:color="auto"/>
              </w:divBdr>
            </w:div>
            <w:div w:id="1960866845">
              <w:marLeft w:val="0"/>
              <w:marRight w:val="0"/>
              <w:marTop w:val="0"/>
              <w:marBottom w:val="0"/>
              <w:divBdr>
                <w:top w:val="none" w:sz="0" w:space="0" w:color="auto"/>
                <w:left w:val="none" w:sz="0" w:space="0" w:color="auto"/>
                <w:bottom w:val="none" w:sz="0" w:space="0" w:color="auto"/>
                <w:right w:val="none" w:sz="0" w:space="0" w:color="auto"/>
              </w:divBdr>
            </w:div>
            <w:div w:id="636447446">
              <w:marLeft w:val="0"/>
              <w:marRight w:val="0"/>
              <w:marTop w:val="0"/>
              <w:marBottom w:val="0"/>
              <w:divBdr>
                <w:top w:val="none" w:sz="0" w:space="0" w:color="auto"/>
                <w:left w:val="none" w:sz="0" w:space="0" w:color="auto"/>
                <w:bottom w:val="none" w:sz="0" w:space="0" w:color="auto"/>
                <w:right w:val="none" w:sz="0" w:space="0" w:color="auto"/>
              </w:divBdr>
            </w:div>
            <w:div w:id="1206025911">
              <w:marLeft w:val="0"/>
              <w:marRight w:val="0"/>
              <w:marTop w:val="0"/>
              <w:marBottom w:val="0"/>
              <w:divBdr>
                <w:top w:val="none" w:sz="0" w:space="0" w:color="auto"/>
                <w:left w:val="none" w:sz="0" w:space="0" w:color="auto"/>
                <w:bottom w:val="none" w:sz="0" w:space="0" w:color="auto"/>
                <w:right w:val="none" w:sz="0" w:space="0" w:color="auto"/>
              </w:divBdr>
            </w:div>
            <w:div w:id="1484202441">
              <w:marLeft w:val="0"/>
              <w:marRight w:val="0"/>
              <w:marTop w:val="0"/>
              <w:marBottom w:val="0"/>
              <w:divBdr>
                <w:top w:val="none" w:sz="0" w:space="0" w:color="auto"/>
                <w:left w:val="none" w:sz="0" w:space="0" w:color="auto"/>
                <w:bottom w:val="none" w:sz="0" w:space="0" w:color="auto"/>
                <w:right w:val="none" w:sz="0" w:space="0" w:color="auto"/>
              </w:divBdr>
            </w:div>
            <w:div w:id="982081086">
              <w:marLeft w:val="0"/>
              <w:marRight w:val="0"/>
              <w:marTop w:val="0"/>
              <w:marBottom w:val="0"/>
              <w:divBdr>
                <w:top w:val="none" w:sz="0" w:space="0" w:color="auto"/>
                <w:left w:val="none" w:sz="0" w:space="0" w:color="auto"/>
                <w:bottom w:val="none" w:sz="0" w:space="0" w:color="auto"/>
                <w:right w:val="none" w:sz="0" w:space="0" w:color="auto"/>
              </w:divBdr>
            </w:div>
            <w:div w:id="462122034">
              <w:marLeft w:val="0"/>
              <w:marRight w:val="0"/>
              <w:marTop w:val="0"/>
              <w:marBottom w:val="0"/>
              <w:divBdr>
                <w:top w:val="none" w:sz="0" w:space="0" w:color="auto"/>
                <w:left w:val="none" w:sz="0" w:space="0" w:color="auto"/>
                <w:bottom w:val="none" w:sz="0" w:space="0" w:color="auto"/>
                <w:right w:val="none" w:sz="0" w:space="0" w:color="auto"/>
              </w:divBdr>
            </w:div>
            <w:div w:id="1471629727">
              <w:marLeft w:val="0"/>
              <w:marRight w:val="0"/>
              <w:marTop w:val="0"/>
              <w:marBottom w:val="0"/>
              <w:divBdr>
                <w:top w:val="none" w:sz="0" w:space="0" w:color="auto"/>
                <w:left w:val="none" w:sz="0" w:space="0" w:color="auto"/>
                <w:bottom w:val="none" w:sz="0" w:space="0" w:color="auto"/>
                <w:right w:val="none" w:sz="0" w:space="0" w:color="auto"/>
              </w:divBdr>
            </w:div>
            <w:div w:id="16087011">
              <w:marLeft w:val="0"/>
              <w:marRight w:val="0"/>
              <w:marTop w:val="0"/>
              <w:marBottom w:val="0"/>
              <w:divBdr>
                <w:top w:val="none" w:sz="0" w:space="0" w:color="auto"/>
                <w:left w:val="none" w:sz="0" w:space="0" w:color="auto"/>
                <w:bottom w:val="none" w:sz="0" w:space="0" w:color="auto"/>
                <w:right w:val="none" w:sz="0" w:space="0" w:color="auto"/>
              </w:divBdr>
            </w:div>
            <w:div w:id="1879927063">
              <w:marLeft w:val="0"/>
              <w:marRight w:val="0"/>
              <w:marTop w:val="0"/>
              <w:marBottom w:val="0"/>
              <w:divBdr>
                <w:top w:val="none" w:sz="0" w:space="0" w:color="auto"/>
                <w:left w:val="none" w:sz="0" w:space="0" w:color="auto"/>
                <w:bottom w:val="none" w:sz="0" w:space="0" w:color="auto"/>
                <w:right w:val="none" w:sz="0" w:space="0" w:color="auto"/>
              </w:divBdr>
            </w:div>
            <w:div w:id="1278026033">
              <w:marLeft w:val="0"/>
              <w:marRight w:val="0"/>
              <w:marTop w:val="0"/>
              <w:marBottom w:val="0"/>
              <w:divBdr>
                <w:top w:val="none" w:sz="0" w:space="0" w:color="auto"/>
                <w:left w:val="none" w:sz="0" w:space="0" w:color="auto"/>
                <w:bottom w:val="none" w:sz="0" w:space="0" w:color="auto"/>
                <w:right w:val="none" w:sz="0" w:space="0" w:color="auto"/>
              </w:divBdr>
            </w:div>
            <w:div w:id="1877431042">
              <w:marLeft w:val="0"/>
              <w:marRight w:val="0"/>
              <w:marTop w:val="0"/>
              <w:marBottom w:val="0"/>
              <w:divBdr>
                <w:top w:val="none" w:sz="0" w:space="0" w:color="auto"/>
                <w:left w:val="none" w:sz="0" w:space="0" w:color="auto"/>
                <w:bottom w:val="none" w:sz="0" w:space="0" w:color="auto"/>
                <w:right w:val="none" w:sz="0" w:space="0" w:color="auto"/>
              </w:divBdr>
            </w:div>
            <w:div w:id="556016130">
              <w:marLeft w:val="0"/>
              <w:marRight w:val="0"/>
              <w:marTop w:val="0"/>
              <w:marBottom w:val="0"/>
              <w:divBdr>
                <w:top w:val="none" w:sz="0" w:space="0" w:color="auto"/>
                <w:left w:val="none" w:sz="0" w:space="0" w:color="auto"/>
                <w:bottom w:val="none" w:sz="0" w:space="0" w:color="auto"/>
                <w:right w:val="none" w:sz="0" w:space="0" w:color="auto"/>
              </w:divBdr>
            </w:div>
            <w:div w:id="1135488202">
              <w:marLeft w:val="0"/>
              <w:marRight w:val="0"/>
              <w:marTop w:val="0"/>
              <w:marBottom w:val="0"/>
              <w:divBdr>
                <w:top w:val="none" w:sz="0" w:space="0" w:color="auto"/>
                <w:left w:val="none" w:sz="0" w:space="0" w:color="auto"/>
                <w:bottom w:val="none" w:sz="0" w:space="0" w:color="auto"/>
                <w:right w:val="none" w:sz="0" w:space="0" w:color="auto"/>
              </w:divBdr>
            </w:div>
            <w:div w:id="1566648989">
              <w:marLeft w:val="0"/>
              <w:marRight w:val="0"/>
              <w:marTop w:val="0"/>
              <w:marBottom w:val="0"/>
              <w:divBdr>
                <w:top w:val="none" w:sz="0" w:space="0" w:color="auto"/>
                <w:left w:val="none" w:sz="0" w:space="0" w:color="auto"/>
                <w:bottom w:val="none" w:sz="0" w:space="0" w:color="auto"/>
                <w:right w:val="none" w:sz="0" w:space="0" w:color="auto"/>
              </w:divBdr>
            </w:div>
            <w:div w:id="1462261718">
              <w:marLeft w:val="0"/>
              <w:marRight w:val="0"/>
              <w:marTop w:val="0"/>
              <w:marBottom w:val="0"/>
              <w:divBdr>
                <w:top w:val="none" w:sz="0" w:space="0" w:color="auto"/>
                <w:left w:val="none" w:sz="0" w:space="0" w:color="auto"/>
                <w:bottom w:val="none" w:sz="0" w:space="0" w:color="auto"/>
                <w:right w:val="none" w:sz="0" w:space="0" w:color="auto"/>
              </w:divBdr>
            </w:div>
            <w:div w:id="1411192644">
              <w:marLeft w:val="0"/>
              <w:marRight w:val="0"/>
              <w:marTop w:val="0"/>
              <w:marBottom w:val="0"/>
              <w:divBdr>
                <w:top w:val="none" w:sz="0" w:space="0" w:color="auto"/>
                <w:left w:val="none" w:sz="0" w:space="0" w:color="auto"/>
                <w:bottom w:val="none" w:sz="0" w:space="0" w:color="auto"/>
                <w:right w:val="none" w:sz="0" w:space="0" w:color="auto"/>
              </w:divBdr>
            </w:div>
            <w:div w:id="262999122">
              <w:marLeft w:val="0"/>
              <w:marRight w:val="0"/>
              <w:marTop w:val="0"/>
              <w:marBottom w:val="0"/>
              <w:divBdr>
                <w:top w:val="none" w:sz="0" w:space="0" w:color="auto"/>
                <w:left w:val="none" w:sz="0" w:space="0" w:color="auto"/>
                <w:bottom w:val="none" w:sz="0" w:space="0" w:color="auto"/>
                <w:right w:val="none" w:sz="0" w:space="0" w:color="auto"/>
              </w:divBdr>
            </w:div>
            <w:div w:id="932972678">
              <w:marLeft w:val="0"/>
              <w:marRight w:val="0"/>
              <w:marTop w:val="0"/>
              <w:marBottom w:val="0"/>
              <w:divBdr>
                <w:top w:val="none" w:sz="0" w:space="0" w:color="auto"/>
                <w:left w:val="none" w:sz="0" w:space="0" w:color="auto"/>
                <w:bottom w:val="none" w:sz="0" w:space="0" w:color="auto"/>
                <w:right w:val="none" w:sz="0" w:space="0" w:color="auto"/>
              </w:divBdr>
            </w:div>
            <w:div w:id="29445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42017">
      <w:bodyDiv w:val="1"/>
      <w:marLeft w:val="0"/>
      <w:marRight w:val="0"/>
      <w:marTop w:val="0"/>
      <w:marBottom w:val="0"/>
      <w:divBdr>
        <w:top w:val="none" w:sz="0" w:space="0" w:color="auto"/>
        <w:left w:val="none" w:sz="0" w:space="0" w:color="auto"/>
        <w:bottom w:val="none" w:sz="0" w:space="0" w:color="auto"/>
        <w:right w:val="none" w:sz="0" w:space="0" w:color="auto"/>
      </w:divBdr>
      <w:divsChild>
        <w:div w:id="1499810569">
          <w:marLeft w:val="0"/>
          <w:marRight w:val="0"/>
          <w:marTop w:val="0"/>
          <w:marBottom w:val="0"/>
          <w:divBdr>
            <w:top w:val="none" w:sz="0" w:space="0" w:color="auto"/>
            <w:left w:val="none" w:sz="0" w:space="0" w:color="auto"/>
            <w:bottom w:val="none" w:sz="0" w:space="0" w:color="auto"/>
            <w:right w:val="none" w:sz="0" w:space="0" w:color="auto"/>
          </w:divBdr>
          <w:divsChild>
            <w:div w:id="795416591">
              <w:marLeft w:val="0"/>
              <w:marRight w:val="0"/>
              <w:marTop w:val="0"/>
              <w:marBottom w:val="0"/>
              <w:divBdr>
                <w:top w:val="none" w:sz="0" w:space="0" w:color="auto"/>
                <w:left w:val="none" w:sz="0" w:space="0" w:color="auto"/>
                <w:bottom w:val="none" w:sz="0" w:space="0" w:color="auto"/>
                <w:right w:val="none" w:sz="0" w:space="0" w:color="auto"/>
              </w:divBdr>
            </w:div>
            <w:div w:id="191656044">
              <w:marLeft w:val="0"/>
              <w:marRight w:val="0"/>
              <w:marTop w:val="0"/>
              <w:marBottom w:val="0"/>
              <w:divBdr>
                <w:top w:val="none" w:sz="0" w:space="0" w:color="auto"/>
                <w:left w:val="none" w:sz="0" w:space="0" w:color="auto"/>
                <w:bottom w:val="none" w:sz="0" w:space="0" w:color="auto"/>
                <w:right w:val="none" w:sz="0" w:space="0" w:color="auto"/>
              </w:divBdr>
            </w:div>
            <w:div w:id="2039043863">
              <w:marLeft w:val="0"/>
              <w:marRight w:val="0"/>
              <w:marTop w:val="0"/>
              <w:marBottom w:val="0"/>
              <w:divBdr>
                <w:top w:val="none" w:sz="0" w:space="0" w:color="auto"/>
                <w:left w:val="none" w:sz="0" w:space="0" w:color="auto"/>
                <w:bottom w:val="none" w:sz="0" w:space="0" w:color="auto"/>
                <w:right w:val="none" w:sz="0" w:space="0" w:color="auto"/>
              </w:divBdr>
            </w:div>
            <w:div w:id="1020474775">
              <w:marLeft w:val="0"/>
              <w:marRight w:val="0"/>
              <w:marTop w:val="0"/>
              <w:marBottom w:val="0"/>
              <w:divBdr>
                <w:top w:val="none" w:sz="0" w:space="0" w:color="auto"/>
                <w:left w:val="none" w:sz="0" w:space="0" w:color="auto"/>
                <w:bottom w:val="none" w:sz="0" w:space="0" w:color="auto"/>
                <w:right w:val="none" w:sz="0" w:space="0" w:color="auto"/>
              </w:divBdr>
            </w:div>
            <w:div w:id="1890149365">
              <w:marLeft w:val="0"/>
              <w:marRight w:val="0"/>
              <w:marTop w:val="0"/>
              <w:marBottom w:val="0"/>
              <w:divBdr>
                <w:top w:val="none" w:sz="0" w:space="0" w:color="auto"/>
                <w:left w:val="none" w:sz="0" w:space="0" w:color="auto"/>
                <w:bottom w:val="none" w:sz="0" w:space="0" w:color="auto"/>
                <w:right w:val="none" w:sz="0" w:space="0" w:color="auto"/>
              </w:divBdr>
            </w:div>
            <w:div w:id="1374117792">
              <w:marLeft w:val="0"/>
              <w:marRight w:val="0"/>
              <w:marTop w:val="0"/>
              <w:marBottom w:val="0"/>
              <w:divBdr>
                <w:top w:val="none" w:sz="0" w:space="0" w:color="auto"/>
                <w:left w:val="none" w:sz="0" w:space="0" w:color="auto"/>
                <w:bottom w:val="none" w:sz="0" w:space="0" w:color="auto"/>
                <w:right w:val="none" w:sz="0" w:space="0" w:color="auto"/>
              </w:divBdr>
            </w:div>
            <w:div w:id="495343529">
              <w:marLeft w:val="0"/>
              <w:marRight w:val="0"/>
              <w:marTop w:val="0"/>
              <w:marBottom w:val="0"/>
              <w:divBdr>
                <w:top w:val="none" w:sz="0" w:space="0" w:color="auto"/>
                <w:left w:val="none" w:sz="0" w:space="0" w:color="auto"/>
                <w:bottom w:val="none" w:sz="0" w:space="0" w:color="auto"/>
                <w:right w:val="none" w:sz="0" w:space="0" w:color="auto"/>
              </w:divBdr>
            </w:div>
            <w:div w:id="53408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362436">
      <w:bodyDiv w:val="1"/>
      <w:marLeft w:val="0"/>
      <w:marRight w:val="0"/>
      <w:marTop w:val="0"/>
      <w:marBottom w:val="0"/>
      <w:divBdr>
        <w:top w:val="none" w:sz="0" w:space="0" w:color="auto"/>
        <w:left w:val="none" w:sz="0" w:space="0" w:color="auto"/>
        <w:bottom w:val="none" w:sz="0" w:space="0" w:color="auto"/>
        <w:right w:val="none" w:sz="0" w:space="0" w:color="auto"/>
      </w:divBdr>
      <w:divsChild>
        <w:div w:id="2017462368">
          <w:marLeft w:val="0"/>
          <w:marRight w:val="0"/>
          <w:marTop w:val="0"/>
          <w:marBottom w:val="0"/>
          <w:divBdr>
            <w:top w:val="none" w:sz="0" w:space="0" w:color="auto"/>
            <w:left w:val="none" w:sz="0" w:space="0" w:color="auto"/>
            <w:bottom w:val="none" w:sz="0" w:space="0" w:color="auto"/>
            <w:right w:val="none" w:sz="0" w:space="0" w:color="auto"/>
          </w:divBdr>
          <w:divsChild>
            <w:div w:id="21023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96261">
      <w:bodyDiv w:val="1"/>
      <w:marLeft w:val="0"/>
      <w:marRight w:val="0"/>
      <w:marTop w:val="0"/>
      <w:marBottom w:val="0"/>
      <w:divBdr>
        <w:top w:val="none" w:sz="0" w:space="0" w:color="auto"/>
        <w:left w:val="none" w:sz="0" w:space="0" w:color="auto"/>
        <w:bottom w:val="none" w:sz="0" w:space="0" w:color="auto"/>
        <w:right w:val="none" w:sz="0" w:space="0" w:color="auto"/>
      </w:divBdr>
    </w:div>
    <w:div w:id="1623728228">
      <w:bodyDiv w:val="1"/>
      <w:marLeft w:val="0"/>
      <w:marRight w:val="0"/>
      <w:marTop w:val="0"/>
      <w:marBottom w:val="0"/>
      <w:divBdr>
        <w:top w:val="none" w:sz="0" w:space="0" w:color="auto"/>
        <w:left w:val="none" w:sz="0" w:space="0" w:color="auto"/>
        <w:bottom w:val="none" w:sz="0" w:space="0" w:color="auto"/>
        <w:right w:val="none" w:sz="0" w:space="0" w:color="auto"/>
      </w:divBdr>
      <w:divsChild>
        <w:div w:id="334110968">
          <w:marLeft w:val="0"/>
          <w:marRight w:val="0"/>
          <w:marTop w:val="0"/>
          <w:marBottom w:val="0"/>
          <w:divBdr>
            <w:top w:val="none" w:sz="0" w:space="0" w:color="auto"/>
            <w:left w:val="none" w:sz="0" w:space="0" w:color="auto"/>
            <w:bottom w:val="none" w:sz="0" w:space="0" w:color="auto"/>
            <w:right w:val="none" w:sz="0" w:space="0" w:color="auto"/>
          </w:divBdr>
          <w:divsChild>
            <w:div w:id="100324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22868">
      <w:bodyDiv w:val="1"/>
      <w:marLeft w:val="0"/>
      <w:marRight w:val="0"/>
      <w:marTop w:val="0"/>
      <w:marBottom w:val="0"/>
      <w:divBdr>
        <w:top w:val="none" w:sz="0" w:space="0" w:color="auto"/>
        <w:left w:val="none" w:sz="0" w:space="0" w:color="auto"/>
        <w:bottom w:val="none" w:sz="0" w:space="0" w:color="auto"/>
        <w:right w:val="none" w:sz="0" w:space="0" w:color="auto"/>
      </w:divBdr>
      <w:divsChild>
        <w:div w:id="2101178245">
          <w:marLeft w:val="0"/>
          <w:marRight w:val="0"/>
          <w:marTop w:val="0"/>
          <w:marBottom w:val="0"/>
          <w:divBdr>
            <w:top w:val="none" w:sz="0" w:space="0" w:color="auto"/>
            <w:left w:val="none" w:sz="0" w:space="0" w:color="auto"/>
            <w:bottom w:val="none" w:sz="0" w:space="0" w:color="auto"/>
            <w:right w:val="none" w:sz="0" w:space="0" w:color="auto"/>
          </w:divBdr>
          <w:divsChild>
            <w:div w:id="72858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758149">
      <w:bodyDiv w:val="1"/>
      <w:marLeft w:val="0"/>
      <w:marRight w:val="0"/>
      <w:marTop w:val="0"/>
      <w:marBottom w:val="0"/>
      <w:divBdr>
        <w:top w:val="none" w:sz="0" w:space="0" w:color="auto"/>
        <w:left w:val="none" w:sz="0" w:space="0" w:color="auto"/>
        <w:bottom w:val="none" w:sz="0" w:space="0" w:color="auto"/>
        <w:right w:val="none" w:sz="0" w:space="0" w:color="auto"/>
      </w:divBdr>
      <w:divsChild>
        <w:div w:id="1054698813">
          <w:marLeft w:val="0"/>
          <w:marRight w:val="0"/>
          <w:marTop w:val="0"/>
          <w:marBottom w:val="0"/>
          <w:divBdr>
            <w:top w:val="none" w:sz="0" w:space="0" w:color="auto"/>
            <w:left w:val="none" w:sz="0" w:space="0" w:color="auto"/>
            <w:bottom w:val="none" w:sz="0" w:space="0" w:color="auto"/>
            <w:right w:val="none" w:sz="0" w:space="0" w:color="auto"/>
          </w:divBdr>
          <w:divsChild>
            <w:div w:id="203989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36940">
      <w:bodyDiv w:val="1"/>
      <w:marLeft w:val="0"/>
      <w:marRight w:val="0"/>
      <w:marTop w:val="0"/>
      <w:marBottom w:val="0"/>
      <w:divBdr>
        <w:top w:val="none" w:sz="0" w:space="0" w:color="auto"/>
        <w:left w:val="none" w:sz="0" w:space="0" w:color="auto"/>
        <w:bottom w:val="none" w:sz="0" w:space="0" w:color="auto"/>
        <w:right w:val="none" w:sz="0" w:space="0" w:color="auto"/>
      </w:divBdr>
      <w:divsChild>
        <w:div w:id="914239598">
          <w:marLeft w:val="0"/>
          <w:marRight w:val="0"/>
          <w:marTop w:val="0"/>
          <w:marBottom w:val="0"/>
          <w:divBdr>
            <w:top w:val="none" w:sz="0" w:space="0" w:color="auto"/>
            <w:left w:val="none" w:sz="0" w:space="0" w:color="auto"/>
            <w:bottom w:val="none" w:sz="0" w:space="0" w:color="auto"/>
            <w:right w:val="none" w:sz="0" w:space="0" w:color="auto"/>
          </w:divBdr>
          <w:divsChild>
            <w:div w:id="141068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72573">
      <w:bodyDiv w:val="1"/>
      <w:marLeft w:val="0"/>
      <w:marRight w:val="0"/>
      <w:marTop w:val="0"/>
      <w:marBottom w:val="0"/>
      <w:divBdr>
        <w:top w:val="none" w:sz="0" w:space="0" w:color="auto"/>
        <w:left w:val="none" w:sz="0" w:space="0" w:color="auto"/>
        <w:bottom w:val="none" w:sz="0" w:space="0" w:color="auto"/>
        <w:right w:val="none" w:sz="0" w:space="0" w:color="auto"/>
      </w:divBdr>
    </w:div>
    <w:div w:id="2114281580">
      <w:bodyDiv w:val="1"/>
      <w:marLeft w:val="0"/>
      <w:marRight w:val="0"/>
      <w:marTop w:val="0"/>
      <w:marBottom w:val="0"/>
      <w:divBdr>
        <w:top w:val="none" w:sz="0" w:space="0" w:color="auto"/>
        <w:left w:val="none" w:sz="0" w:space="0" w:color="auto"/>
        <w:bottom w:val="none" w:sz="0" w:space="0" w:color="auto"/>
        <w:right w:val="none" w:sz="0" w:space="0" w:color="auto"/>
      </w:divBdr>
      <w:divsChild>
        <w:div w:id="78717924">
          <w:marLeft w:val="0"/>
          <w:marRight w:val="0"/>
          <w:marTop w:val="0"/>
          <w:marBottom w:val="0"/>
          <w:divBdr>
            <w:top w:val="none" w:sz="0" w:space="0" w:color="auto"/>
            <w:left w:val="none" w:sz="0" w:space="0" w:color="auto"/>
            <w:bottom w:val="none" w:sz="0" w:space="0" w:color="auto"/>
            <w:right w:val="none" w:sz="0" w:space="0" w:color="auto"/>
          </w:divBdr>
          <w:divsChild>
            <w:div w:id="45810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91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package" Target="embeddings/Microsoft_Visio_Drawing1.vsdx"/><Relationship Id="rId18" Type="http://schemas.openxmlformats.org/officeDocument/2006/relationships/hyperlink" Target="https://authomailkittest.corelogic.com"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hyperlink" Target="https://authomailperftest.corelogic.com/api/mailrequest" TargetMode="External"/><Relationship Id="rId2" Type="http://schemas.openxmlformats.org/officeDocument/2006/relationships/customXml" Target="../customXml/item2.xml"/><Relationship Id="rId16" Type="http://schemas.openxmlformats.org/officeDocument/2006/relationships/hyperlink" Target="https://authomailuat.corelogic.com/api/mailrequest"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rintandshipescalation.slx@corelogic.com" TargetMode="Externa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authomail.corelogic.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67E846A12725C4EB55B55ACB6EC4B68" ma:contentTypeVersion="9" ma:contentTypeDescription="Create a new document." ma:contentTypeScope="" ma:versionID="021b917d3be8fd2702cfc9869abc15b8">
  <xsd:schema xmlns:xsd="http://www.w3.org/2001/XMLSchema" xmlns:xs="http://www.w3.org/2001/XMLSchema" xmlns:p="http://schemas.microsoft.com/office/2006/metadata/properties" xmlns:ns3="5a8477ae-f1eb-496b-b1eb-e0280b212ada" targetNamespace="http://schemas.microsoft.com/office/2006/metadata/properties" ma:root="true" ma:fieldsID="daf3a40a1a0b7d8856cbca687f0d4f14" ns3:_="">
    <xsd:import namespace="5a8477ae-f1eb-496b-b1eb-e0280b212ad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8477ae-f1eb-496b-b1eb-e0280b212a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BFEBFD-6C24-400E-BD0C-D005708CC181}">
  <ds:schemaRefs>
    <ds:schemaRef ds:uri="http://schemas.openxmlformats.org/officeDocument/2006/bibliography"/>
  </ds:schemaRefs>
</ds:datastoreItem>
</file>

<file path=customXml/itemProps2.xml><?xml version="1.0" encoding="utf-8"?>
<ds:datastoreItem xmlns:ds="http://schemas.openxmlformats.org/officeDocument/2006/customXml" ds:itemID="{EE449B17-B471-4559-AF1C-AA442BA4D5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8477ae-f1eb-496b-b1eb-e0280b212a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FC1EE3-D355-4B4A-B0FA-C561ABB88B2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CE45B36-36BB-4A0B-B43F-4C373ABFCA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34</Pages>
  <Words>4090</Words>
  <Characters>23313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Brijesh</dc:creator>
  <cp:keywords/>
  <dc:description/>
  <cp:lastModifiedBy>Vala, Akshar</cp:lastModifiedBy>
  <cp:revision>13</cp:revision>
  <cp:lastPrinted>2021-03-18T12:11:00Z</cp:lastPrinted>
  <dcterms:created xsi:type="dcterms:W3CDTF">2020-11-18T17:55:00Z</dcterms:created>
  <dcterms:modified xsi:type="dcterms:W3CDTF">2022-12-20T11:27:00Z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0x010100967E846A12725C4EB55B55ACB6EC4B68</vt:lpwstr>
  </property>
</Properties>
</file>